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47488" w14:textId="7D5ED652" w:rsidR="009D36F8" w:rsidRDefault="00C956CB" w:rsidP="0010540C">
      <w:pPr>
        <w:pStyle w:val="Heading10"/>
        <w:jc w:val="right"/>
      </w:pPr>
      <w:bookmarkStart w:id="0" w:name="_Ref193774555"/>
      <w:bookmarkStart w:id="1" w:name="_Toc139101798"/>
      <w:bookmarkStart w:id="2" w:name="_Toc138139053"/>
      <w:bookmarkStart w:id="3" w:name="_Toc138129065"/>
      <w:bookmarkStart w:id="4" w:name="_Toc138128625"/>
      <w:bookmarkStart w:id="5" w:name="_Toc138128607"/>
      <w:bookmarkStart w:id="6" w:name="_Toc137974851"/>
      <w:bookmarkStart w:id="7" w:name="_Toc137974779"/>
      <w:bookmarkStart w:id="8" w:name="_Toc387237371"/>
      <w:r>
        <w:rPr>
          <w:noProof/>
          <w:lang w:val="fr-FR" w:eastAsia="fr-FR"/>
        </w:rPr>
        <w:pict w14:anchorId="617B205E">
          <v:shapetype id="_x0000_t202" coordsize="21600,21600" o:spt="202" path="m,l,21600r21600,l21600,xe">
            <v:stroke joinstyle="miter"/>
            <v:path gradientshapeok="t" o:connecttype="rect"/>
          </v:shapetype>
          <v:shape id="_x0000_s7836" type="#_x0000_t202" style="position:absolute;left:0;text-align:left;margin-left:-3.4pt;margin-top:-8.85pt;width:195.65pt;height:65.9pt;z-index:251689472" filled="f" fillcolor="#36c" stroked="f">
            <v:fill alignshape="f"/>
            <v:shadow color="#006"/>
            <v:textbox style="mso-next-textbox:#_x0000_s7836" inset="2.70156mm,1.3508mm,2.70156mm,1.3508mm">
              <w:txbxContent>
                <w:p w14:paraId="4B95B048" w14:textId="084193A5" w:rsidR="002F6389" w:rsidRDefault="002F6389">
                  <w:r w:rsidRPr="00FC1607">
                    <w:rPr>
                      <w:noProof/>
                      <w:lang w:val="fr-FR" w:eastAsia="fr-FR"/>
                    </w:rPr>
                    <w:drawing>
                      <wp:inline distT="0" distB="0" distL="0" distR="0" wp14:anchorId="56C9C907" wp14:editId="0AF1E6F8">
                        <wp:extent cx="2290445" cy="713588"/>
                        <wp:effectExtent l="0" t="0" r="0" b="0"/>
                        <wp:docPr id="6" name="Picture 10" descr="D:\Le sel en +\Realisations\TBWA\120117 Microelectronics\ST_Bloc marque_Qi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D:\Le sel en +\Realisations\TBWA\120117 Microelectronics\ST_Bloc marque_Qi_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0445" cy="713588"/>
                                </a:xfrm>
                                <a:prstGeom prst="rect">
                                  <a:avLst/>
                                </a:prstGeom>
                                <a:noFill/>
                                <a:ln>
                                  <a:noFill/>
                                </a:ln>
                                <a:extLst/>
                              </pic:spPr>
                            </pic:pic>
                          </a:graphicData>
                        </a:graphic>
                      </wp:inline>
                    </w:drawing>
                  </w:r>
                </w:p>
              </w:txbxContent>
            </v:textbox>
          </v:shape>
        </w:pict>
      </w:r>
      <w:proofErr w:type="spellStart"/>
      <w:r w:rsidR="00D04FE4">
        <w:t>UM</w:t>
      </w:r>
      <w:r w:rsidR="00653357">
        <w:t>xxx</w:t>
      </w:r>
      <w:bookmarkEnd w:id="0"/>
      <w:r w:rsidR="00653357">
        <w:t>x</w:t>
      </w:r>
      <w:bookmarkEnd w:id="8"/>
      <w:proofErr w:type="spellEnd"/>
    </w:p>
    <w:p w14:paraId="2D649F38" w14:textId="77777777" w:rsidR="0010540C" w:rsidRPr="0010540C" w:rsidRDefault="0010540C" w:rsidP="0010540C"/>
    <w:p w14:paraId="7D367648" w14:textId="77777777" w:rsidR="0010540C" w:rsidRPr="0010540C" w:rsidRDefault="0010540C" w:rsidP="0010540C"/>
    <w:p w14:paraId="31074EB0" w14:textId="19F2B61F" w:rsidR="009D36F8" w:rsidRPr="00A64AA8" w:rsidRDefault="00D04FE4" w:rsidP="00E30691">
      <w:pPr>
        <w:pBdr>
          <w:top w:val="single" w:sz="4" w:space="1" w:color="auto"/>
          <w:bottom w:val="single" w:sz="4" w:space="1" w:color="auto"/>
        </w:pBdr>
        <w:spacing w:line="360" w:lineRule="auto"/>
        <w:jc w:val="right"/>
        <w:rPr>
          <w:rFonts w:ascii="Arial" w:hAnsi="Arial" w:cs="Arial"/>
          <w:b/>
          <w:sz w:val="32"/>
          <w:szCs w:val="46"/>
        </w:rPr>
      </w:pPr>
      <w:r w:rsidRPr="00A64AA8">
        <w:rPr>
          <w:rFonts w:ascii="Arial" w:hAnsi="Arial" w:cs="Arial"/>
          <w:b/>
          <w:sz w:val="32"/>
          <w:szCs w:val="46"/>
        </w:rPr>
        <w:t>Getting Started with STM32C</w:t>
      </w:r>
      <w:r w:rsidR="005E476A" w:rsidRPr="00A64AA8">
        <w:rPr>
          <w:rFonts w:ascii="Arial" w:hAnsi="Arial" w:cs="Arial"/>
          <w:b/>
          <w:sz w:val="32"/>
          <w:szCs w:val="46"/>
        </w:rPr>
        <w:t>ube</w:t>
      </w:r>
      <w:r w:rsidR="00A64AA8" w:rsidRPr="00A64AA8">
        <w:rPr>
          <w:rFonts w:ascii="Arial" w:hAnsi="Arial" w:cs="Arial"/>
          <w:b/>
          <w:sz w:val="32"/>
          <w:szCs w:val="46"/>
        </w:rPr>
        <w:t>F3 f</w:t>
      </w:r>
      <w:r w:rsidR="005E476A" w:rsidRPr="00A64AA8">
        <w:rPr>
          <w:rFonts w:ascii="Arial" w:hAnsi="Arial" w:cs="Arial"/>
          <w:b/>
          <w:sz w:val="32"/>
          <w:szCs w:val="46"/>
        </w:rPr>
        <w:t>irmware package for STM32F</w:t>
      </w:r>
      <w:r w:rsidR="003E5F00" w:rsidRPr="00A64AA8">
        <w:rPr>
          <w:rFonts w:ascii="Arial" w:hAnsi="Arial" w:cs="Arial"/>
          <w:b/>
          <w:sz w:val="32"/>
          <w:szCs w:val="46"/>
        </w:rPr>
        <w:t>3</w:t>
      </w:r>
      <w:r w:rsidRPr="00A64AA8">
        <w:rPr>
          <w:rFonts w:ascii="Arial" w:hAnsi="Arial" w:cs="Arial"/>
          <w:b/>
          <w:sz w:val="32"/>
          <w:szCs w:val="46"/>
        </w:rPr>
        <w:t>xx</w:t>
      </w:r>
      <w:r w:rsidR="00A64AA8" w:rsidRPr="00A64AA8">
        <w:rPr>
          <w:rFonts w:ascii="Arial" w:hAnsi="Arial" w:cs="Arial"/>
          <w:b/>
          <w:sz w:val="32"/>
          <w:szCs w:val="46"/>
        </w:rPr>
        <w:t xml:space="preserve"> series</w:t>
      </w:r>
      <w:r w:rsidRPr="00A64AA8">
        <w:rPr>
          <w:rFonts w:ascii="Arial" w:hAnsi="Arial" w:cs="Arial"/>
          <w:b/>
          <w:sz w:val="32"/>
          <w:szCs w:val="46"/>
        </w:rPr>
        <w:t xml:space="preserve"> </w:t>
      </w:r>
    </w:p>
    <w:p w14:paraId="0BF7F6CA" w14:textId="77777777" w:rsidR="00E30691" w:rsidRPr="00E10B72" w:rsidRDefault="00E30691" w:rsidP="00E30691">
      <w:pPr>
        <w:rPr>
          <w:rFonts w:ascii="Arial" w:hAnsi="Arial" w:cs="Arial"/>
          <w:b/>
          <w:sz w:val="32"/>
          <w:szCs w:val="32"/>
        </w:rPr>
      </w:pPr>
      <w:bookmarkStart w:id="9" w:name="_Toc276562330"/>
      <w:bookmarkStart w:id="10" w:name="_Toc276562434"/>
      <w:bookmarkStart w:id="11" w:name="_Toc276633137"/>
      <w:bookmarkStart w:id="12" w:name="_Toc276736868"/>
      <w:bookmarkStart w:id="13" w:name="_Toc276740044"/>
      <w:bookmarkStart w:id="14" w:name="_Toc276975467"/>
      <w:bookmarkStart w:id="15" w:name="_Toc276975516"/>
      <w:bookmarkStart w:id="16" w:name="_Toc276978010"/>
      <w:bookmarkStart w:id="17" w:name="_Toc277254139"/>
      <w:bookmarkStart w:id="18" w:name="_Toc277326993"/>
      <w:bookmarkStart w:id="19" w:name="_Toc286161199"/>
      <w:bookmarkStart w:id="20" w:name="_Toc286160642"/>
      <w:bookmarkStart w:id="21" w:name="_Toc277327663"/>
      <w:bookmarkEnd w:id="1"/>
      <w:bookmarkEnd w:id="2"/>
      <w:bookmarkEnd w:id="3"/>
      <w:bookmarkEnd w:id="4"/>
      <w:bookmarkEnd w:id="5"/>
      <w:bookmarkEnd w:id="6"/>
      <w:bookmarkEnd w:id="7"/>
    </w:p>
    <w:p w14:paraId="42C36758" w14:textId="77777777" w:rsidR="00E30691" w:rsidRPr="00E10B72" w:rsidRDefault="00E30691" w:rsidP="00E30691">
      <w:pPr>
        <w:pStyle w:val="Heading10"/>
      </w:pPr>
      <w:bookmarkStart w:id="22" w:name="_Toc373512097"/>
      <w:bookmarkStart w:id="23" w:name="_Toc387237372"/>
      <w:r>
        <w:t>Introduction</w:t>
      </w:r>
      <w:r>
        <w:rPr>
          <w:noProof/>
          <w:lang w:val="fr-FR" w:eastAsia="fr-FR"/>
        </w:rPr>
        <w:drawing>
          <wp:anchor distT="0" distB="0" distL="114300" distR="114300" simplePos="0" relativeHeight="251693568" behindDoc="0" locked="0" layoutInCell="1" allowOverlap="1" wp14:anchorId="3D666E2B" wp14:editId="1D9D4595">
            <wp:simplePos x="0" y="0"/>
            <wp:positionH relativeFrom="column">
              <wp:posOffset>3060700</wp:posOffset>
            </wp:positionH>
            <wp:positionV relativeFrom="paragraph">
              <wp:posOffset>8394700</wp:posOffset>
            </wp:positionV>
            <wp:extent cx="1639570" cy="12185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9570" cy="1218565"/>
                    </a:xfrm>
                    <a:prstGeom prst="rect">
                      <a:avLst/>
                    </a:prstGeom>
                    <a:noFill/>
                  </pic:spPr>
                </pic:pic>
              </a:graphicData>
            </a:graphic>
            <wp14:sizeRelH relativeFrom="page">
              <wp14:pctWidth>0</wp14:pctWidth>
            </wp14:sizeRelH>
            <wp14:sizeRelV relativeFrom="page">
              <wp14:pctHeight>0</wp14:pctHeight>
            </wp14:sizeRelV>
          </wp:anchor>
        </w:drawing>
      </w:r>
      <w:bookmarkEnd w:id="22"/>
      <w:bookmarkEnd w:id="23"/>
    </w:p>
    <w:p w14:paraId="3B48A4C8" w14:textId="77777777" w:rsidR="00D04FE4" w:rsidRDefault="00D04FE4" w:rsidP="00D04FE4">
      <w:pPr>
        <w:jc w:val="both"/>
        <w:rPr>
          <w:rFonts w:ascii="Arial" w:hAnsi="Arial" w:cs="Arial"/>
          <w:sz w:val="22"/>
        </w:rPr>
      </w:pPr>
    </w:p>
    <w:p w14:paraId="7961F40A" w14:textId="5307F997" w:rsidR="00D04FE4" w:rsidRPr="00D04FE4" w:rsidRDefault="00A64AA8" w:rsidP="00D04FE4">
      <w:pPr>
        <w:jc w:val="both"/>
        <w:rPr>
          <w:rFonts w:ascii="Arial" w:hAnsi="Arial" w:cs="Arial"/>
          <w:sz w:val="22"/>
        </w:rPr>
      </w:pPr>
      <w:r>
        <w:rPr>
          <w:rFonts w:ascii="Arial" w:hAnsi="Arial" w:cs="Arial"/>
          <w:sz w:val="22"/>
        </w:rPr>
        <w:t xml:space="preserve">The </w:t>
      </w:r>
      <w:r w:rsidR="00D04FE4" w:rsidRPr="00D04FE4">
        <w:rPr>
          <w:rFonts w:ascii="Arial" w:hAnsi="Arial" w:cs="Arial"/>
          <w:sz w:val="22"/>
        </w:rPr>
        <w:t>STM32Cube</w:t>
      </w:r>
      <w:r w:rsidRPr="00A64AA8">
        <w:rPr>
          <w:rFonts w:ascii="Arial" w:hAnsi="Arial" w:cs="Arial"/>
          <w:sz w:val="22"/>
          <w:vertAlign w:val="superscript"/>
        </w:rPr>
        <w:t>TM</w:t>
      </w:r>
      <w:r>
        <w:rPr>
          <w:rFonts w:ascii="Arial" w:hAnsi="Arial" w:cs="Arial"/>
          <w:sz w:val="22"/>
        </w:rPr>
        <w:t xml:space="preserve"> initiative was</w:t>
      </w:r>
      <w:r w:rsidR="00D04FE4" w:rsidRPr="00D04FE4">
        <w:rPr>
          <w:rFonts w:ascii="Arial" w:hAnsi="Arial" w:cs="Arial"/>
          <w:sz w:val="22"/>
        </w:rPr>
        <w:t xml:space="preserve"> </w:t>
      </w:r>
      <w:r>
        <w:rPr>
          <w:rFonts w:ascii="Arial" w:hAnsi="Arial" w:cs="Arial"/>
          <w:sz w:val="22"/>
        </w:rPr>
        <w:t>originated by</w:t>
      </w:r>
      <w:r w:rsidR="00D04FE4" w:rsidRPr="00D04FE4">
        <w:rPr>
          <w:rFonts w:ascii="Arial" w:hAnsi="Arial" w:cs="Arial"/>
          <w:sz w:val="22"/>
        </w:rPr>
        <w:t xml:space="preserve"> STMicro</w:t>
      </w:r>
      <w:r>
        <w:rPr>
          <w:rFonts w:ascii="Arial" w:hAnsi="Arial" w:cs="Arial"/>
          <w:sz w:val="22"/>
        </w:rPr>
        <w:t xml:space="preserve">electronics </w:t>
      </w:r>
      <w:r w:rsidR="00D04FE4" w:rsidRPr="00D04FE4">
        <w:rPr>
          <w:rFonts w:ascii="Arial" w:hAnsi="Arial" w:cs="Arial"/>
          <w:sz w:val="22"/>
        </w:rPr>
        <w:t xml:space="preserve">to ease </w:t>
      </w:r>
      <w:r>
        <w:rPr>
          <w:rFonts w:ascii="Arial" w:hAnsi="Arial" w:cs="Arial"/>
          <w:sz w:val="22"/>
        </w:rPr>
        <w:t>developer</w:t>
      </w:r>
      <w:r w:rsidR="004129CA" w:rsidRPr="00D04FE4">
        <w:rPr>
          <w:rFonts w:ascii="Arial" w:hAnsi="Arial" w:cs="Arial"/>
          <w:sz w:val="22"/>
        </w:rPr>
        <w:t>s</w:t>
      </w:r>
      <w:r>
        <w:rPr>
          <w:rFonts w:ascii="Arial" w:hAnsi="Arial" w:cs="Arial"/>
          <w:sz w:val="22"/>
        </w:rPr>
        <w:t>’</w:t>
      </w:r>
      <w:r w:rsidR="00D04FE4" w:rsidRPr="00D04FE4">
        <w:rPr>
          <w:rFonts w:ascii="Arial" w:hAnsi="Arial" w:cs="Arial"/>
          <w:sz w:val="22"/>
        </w:rPr>
        <w:t xml:space="preserve"> life by reducing development efforts, time and cost. STM32Cube</w:t>
      </w:r>
      <w:r w:rsidRPr="00A64AA8">
        <w:rPr>
          <w:rFonts w:ascii="Arial" w:hAnsi="Arial" w:cs="Arial"/>
          <w:sz w:val="22"/>
          <w:vertAlign w:val="superscript"/>
        </w:rPr>
        <w:t>TM</w:t>
      </w:r>
      <w:r w:rsidR="00D04FE4" w:rsidRPr="00D04FE4">
        <w:rPr>
          <w:rFonts w:ascii="Arial" w:hAnsi="Arial" w:cs="Arial"/>
          <w:sz w:val="22"/>
        </w:rPr>
        <w:t xml:space="preserve"> covers </w:t>
      </w:r>
      <w:r w:rsidR="004129CA">
        <w:rPr>
          <w:rFonts w:ascii="Arial" w:hAnsi="Arial" w:cs="Arial"/>
          <w:sz w:val="22"/>
        </w:rPr>
        <w:t xml:space="preserve">the </w:t>
      </w:r>
      <w:r w:rsidR="00D04FE4" w:rsidRPr="00D04FE4">
        <w:rPr>
          <w:rFonts w:ascii="Arial" w:hAnsi="Arial" w:cs="Arial"/>
          <w:sz w:val="22"/>
        </w:rPr>
        <w:t>STM32 portfolio.</w:t>
      </w:r>
    </w:p>
    <w:p w14:paraId="15166265" w14:textId="77777777" w:rsidR="009313E9" w:rsidRDefault="009313E9" w:rsidP="00D04FE4">
      <w:pPr>
        <w:jc w:val="both"/>
        <w:rPr>
          <w:rFonts w:ascii="Arial" w:hAnsi="Arial" w:cs="Arial"/>
          <w:sz w:val="22"/>
        </w:rPr>
      </w:pPr>
    </w:p>
    <w:p w14:paraId="3DDC1526" w14:textId="77777777" w:rsidR="00D04FE4" w:rsidRPr="00D04FE4" w:rsidRDefault="00D04FE4" w:rsidP="00D04FE4">
      <w:pPr>
        <w:jc w:val="both"/>
        <w:rPr>
          <w:rFonts w:ascii="Arial" w:hAnsi="Arial" w:cs="Arial"/>
          <w:sz w:val="22"/>
        </w:rPr>
      </w:pPr>
      <w:r w:rsidRPr="00D04FE4">
        <w:rPr>
          <w:rFonts w:ascii="Arial" w:hAnsi="Arial" w:cs="Arial"/>
          <w:sz w:val="22"/>
        </w:rPr>
        <w:t>STM32CubeVersion 1.x includes:</w:t>
      </w:r>
    </w:p>
    <w:p w14:paraId="37D586D1" w14:textId="6A73B9D5" w:rsidR="00D04FE4" w:rsidRDefault="00D04FE4" w:rsidP="00847E27">
      <w:pPr>
        <w:pStyle w:val="ListParagraph"/>
        <w:numPr>
          <w:ilvl w:val="0"/>
          <w:numId w:val="9"/>
        </w:numPr>
        <w:jc w:val="both"/>
        <w:rPr>
          <w:rFonts w:ascii="Arial" w:hAnsi="Arial" w:cs="Arial"/>
          <w:sz w:val="22"/>
        </w:rPr>
      </w:pPr>
      <w:r w:rsidRPr="00D04FE4">
        <w:rPr>
          <w:rFonts w:ascii="Arial" w:hAnsi="Arial" w:cs="Arial"/>
          <w:sz w:val="22"/>
        </w:rPr>
        <w:t>The STM</w:t>
      </w:r>
      <w:r w:rsidR="005E476A">
        <w:rPr>
          <w:rFonts w:ascii="Arial" w:hAnsi="Arial" w:cs="Arial"/>
          <w:sz w:val="22"/>
        </w:rPr>
        <w:t>32CubeMX</w:t>
      </w:r>
      <w:r w:rsidR="000D2B31">
        <w:rPr>
          <w:rFonts w:ascii="Arial" w:hAnsi="Arial" w:cs="Arial"/>
          <w:sz w:val="22"/>
        </w:rPr>
        <w:t xml:space="preserve">, a graphical software </w:t>
      </w:r>
      <w:r w:rsidRPr="00D04FE4">
        <w:rPr>
          <w:rFonts w:ascii="Arial" w:hAnsi="Arial" w:cs="Arial"/>
          <w:sz w:val="22"/>
        </w:rPr>
        <w:t>c</w:t>
      </w:r>
      <w:r w:rsidR="004129CA">
        <w:rPr>
          <w:rFonts w:ascii="Arial" w:hAnsi="Arial" w:cs="Arial"/>
          <w:sz w:val="22"/>
        </w:rPr>
        <w:t>onfiguration tool that allows the</w:t>
      </w:r>
      <w:r w:rsidRPr="00D04FE4">
        <w:rPr>
          <w:rFonts w:ascii="Arial" w:hAnsi="Arial" w:cs="Arial"/>
          <w:sz w:val="22"/>
        </w:rPr>
        <w:t xml:space="preserve"> </w:t>
      </w:r>
      <w:r w:rsidR="004129CA">
        <w:rPr>
          <w:rFonts w:ascii="Arial" w:hAnsi="Arial" w:cs="Arial"/>
          <w:sz w:val="22"/>
        </w:rPr>
        <w:t>generation of</w:t>
      </w:r>
      <w:r w:rsidRPr="00D04FE4">
        <w:rPr>
          <w:rFonts w:ascii="Arial" w:hAnsi="Arial" w:cs="Arial"/>
          <w:sz w:val="22"/>
        </w:rPr>
        <w:t xml:space="preserve"> C initialization code using graphical wizards.</w:t>
      </w:r>
    </w:p>
    <w:p w14:paraId="31540F14" w14:textId="60FA4189" w:rsidR="00D04FE4" w:rsidRDefault="00D04FE4" w:rsidP="00847E27">
      <w:pPr>
        <w:pStyle w:val="ListParagraph"/>
        <w:numPr>
          <w:ilvl w:val="0"/>
          <w:numId w:val="9"/>
        </w:numPr>
        <w:jc w:val="both"/>
        <w:rPr>
          <w:rFonts w:ascii="Arial" w:hAnsi="Arial" w:cs="Arial"/>
          <w:sz w:val="22"/>
        </w:rPr>
      </w:pPr>
      <w:r w:rsidRPr="00D04FE4">
        <w:rPr>
          <w:rFonts w:ascii="Arial" w:hAnsi="Arial" w:cs="Arial"/>
          <w:sz w:val="22"/>
        </w:rPr>
        <w:t xml:space="preserve">A comprehensive embedded software platform, delivered </w:t>
      </w:r>
      <w:r w:rsidR="005E476A">
        <w:rPr>
          <w:rFonts w:ascii="Arial" w:hAnsi="Arial" w:cs="Arial"/>
          <w:sz w:val="22"/>
        </w:rPr>
        <w:t>per series (such as  STM32CubeF</w:t>
      </w:r>
      <w:r w:rsidR="003E5F00">
        <w:rPr>
          <w:rFonts w:ascii="Arial" w:hAnsi="Arial" w:cs="Arial"/>
          <w:sz w:val="22"/>
        </w:rPr>
        <w:t>3</w:t>
      </w:r>
      <w:r w:rsidR="005E476A">
        <w:rPr>
          <w:rFonts w:ascii="Arial" w:hAnsi="Arial" w:cs="Arial"/>
          <w:sz w:val="22"/>
        </w:rPr>
        <w:t xml:space="preserve"> for STM32F</w:t>
      </w:r>
      <w:r w:rsidR="003E5F00">
        <w:rPr>
          <w:rFonts w:ascii="Arial" w:hAnsi="Arial" w:cs="Arial"/>
          <w:sz w:val="22"/>
        </w:rPr>
        <w:t>3</w:t>
      </w:r>
      <w:r w:rsidRPr="00D04FE4">
        <w:rPr>
          <w:rFonts w:ascii="Arial" w:hAnsi="Arial" w:cs="Arial"/>
          <w:sz w:val="22"/>
        </w:rPr>
        <w:t xml:space="preserve"> series)</w:t>
      </w:r>
    </w:p>
    <w:p w14:paraId="25D0194F" w14:textId="77777777" w:rsidR="00D04FE4" w:rsidRDefault="00D04FE4" w:rsidP="00847E27">
      <w:pPr>
        <w:pStyle w:val="ListParagraph"/>
        <w:numPr>
          <w:ilvl w:val="1"/>
          <w:numId w:val="9"/>
        </w:numPr>
        <w:jc w:val="both"/>
        <w:rPr>
          <w:rFonts w:ascii="Arial" w:hAnsi="Arial" w:cs="Arial"/>
          <w:sz w:val="22"/>
        </w:rPr>
      </w:pPr>
      <w:r w:rsidRPr="00D04FE4">
        <w:rPr>
          <w:rFonts w:ascii="Arial" w:hAnsi="Arial" w:cs="Arial"/>
          <w:sz w:val="22"/>
        </w:rPr>
        <w:t>The STM32Cube HAL, an STM32 abstraction layer embedded software, ensuring maximized portability across  STM32 portfolio</w:t>
      </w:r>
    </w:p>
    <w:p w14:paraId="6FEB122E" w14:textId="7E55AE9C" w:rsidR="00D04FE4" w:rsidRDefault="00D04FE4" w:rsidP="00847E27">
      <w:pPr>
        <w:pStyle w:val="ListParagraph"/>
        <w:numPr>
          <w:ilvl w:val="1"/>
          <w:numId w:val="9"/>
        </w:numPr>
        <w:jc w:val="both"/>
        <w:rPr>
          <w:rFonts w:ascii="Arial" w:hAnsi="Arial" w:cs="Arial"/>
          <w:sz w:val="22"/>
        </w:rPr>
      </w:pPr>
      <w:r w:rsidRPr="00D04FE4">
        <w:rPr>
          <w:rFonts w:ascii="Arial" w:hAnsi="Arial" w:cs="Arial"/>
          <w:sz w:val="22"/>
        </w:rPr>
        <w:t xml:space="preserve">A consistent set of middleware components such as RTOS, USB, </w:t>
      </w:r>
      <w:proofErr w:type="spellStart"/>
      <w:r w:rsidR="008E02E8">
        <w:rPr>
          <w:rFonts w:ascii="Arial" w:hAnsi="Arial" w:cs="Arial"/>
          <w:sz w:val="22"/>
        </w:rPr>
        <w:t>STMTouch</w:t>
      </w:r>
      <w:proofErr w:type="spellEnd"/>
      <w:r w:rsidR="008E02E8">
        <w:rPr>
          <w:rFonts w:ascii="Arial" w:hAnsi="Arial" w:cs="Arial"/>
          <w:sz w:val="22"/>
        </w:rPr>
        <w:t xml:space="preserve">, </w:t>
      </w:r>
      <w:proofErr w:type="spellStart"/>
      <w:r w:rsidR="008E02E8">
        <w:rPr>
          <w:rFonts w:ascii="Arial" w:hAnsi="Arial" w:cs="Arial"/>
          <w:sz w:val="22"/>
        </w:rPr>
        <w:t>FatFS</w:t>
      </w:r>
      <w:proofErr w:type="spellEnd"/>
      <w:r w:rsidR="003E5F00">
        <w:rPr>
          <w:rFonts w:ascii="Arial" w:hAnsi="Arial" w:cs="Arial"/>
          <w:sz w:val="22"/>
        </w:rPr>
        <w:t xml:space="preserve"> and </w:t>
      </w:r>
      <w:r w:rsidRPr="00D04FE4">
        <w:rPr>
          <w:rFonts w:ascii="Arial" w:hAnsi="Arial" w:cs="Arial"/>
          <w:sz w:val="22"/>
        </w:rPr>
        <w:t>Graphics</w:t>
      </w:r>
    </w:p>
    <w:p w14:paraId="15280F8A" w14:textId="2825555D" w:rsidR="00D04FE4" w:rsidRPr="00D04FE4" w:rsidRDefault="00D04FE4" w:rsidP="00847E27">
      <w:pPr>
        <w:pStyle w:val="ListParagraph"/>
        <w:numPr>
          <w:ilvl w:val="1"/>
          <w:numId w:val="9"/>
        </w:numPr>
        <w:jc w:val="both"/>
        <w:rPr>
          <w:rFonts w:ascii="Arial" w:hAnsi="Arial" w:cs="Arial"/>
          <w:sz w:val="22"/>
        </w:rPr>
      </w:pPr>
      <w:r w:rsidRPr="00D04FE4">
        <w:rPr>
          <w:rFonts w:ascii="Arial" w:hAnsi="Arial" w:cs="Arial"/>
          <w:sz w:val="22"/>
        </w:rPr>
        <w:t>All embedded software utilities coming with a full set of examples.</w:t>
      </w:r>
    </w:p>
    <w:p w14:paraId="1E7232F8" w14:textId="77777777" w:rsidR="000D2B31" w:rsidRDefault="000D2B31">
      <w:bookmarkStart w:id="24" w:name="_Toc137958351"/>
      <w:bookmarkStart w:id="25" w:name="_Toc137974782"/>
      <w:bookmarkStart w:id="26" w:name="_Toc138128610"/>
      <w:bookmarkStart w:id="27" w:name="_Toc138128628"/>
      <w:bookmarkEnd w:id="9"/>
      <w:bookmarkEnd w:id="10"/>
      <w:bookmarkEnd w:id="11"/>
      <w:bookmarkEnd w:id="12"/>
      <w:bookmarkEnd w:id="13"/>
      <w:bookmarkEnd w:id="14"/>
      <w:bookmarkEnd w:id="15"/>
      <w:bookmarkEnd w:id="16"/>
      <w:bookmarkEnd w:id="17"/>
      <w:bookmarkEnd w:id="18"/>
      <w:bookmarkEnd w:id="19"/>
      <w:bookmarkEnd w:id="20"/>
      <w:bookmarkEnd w:id="21"/>
      <w:bookmarkEnd w:id="24"/>
      <w:bookmarkEnd w:id="25"/>
      <w:bookmarkEnd w:id="26"/>
      <w:bookmarkEnd w:id="27"/>
    </w:p>
    <w:p w14:paraId="2A5F45F1" w14:textId="6C9CB330" w:rsidR="008E02E8" w:rsidRPr="008E02E8" w:rsidRDefault="008E02E8" w:rsidP="008E02E8">
      <w:pPr>
        <w:rPr>
          <w:rFonts w:ascii="Arial" w:hAnsi="Arial" w:cs="Arial"/>
          <w:sz w:val="22"/>
          <w:szCs w:val="22"/>
        </w:rPr>
      </w:pPr>
      <w:r w:rsidRPr="008E02E8">
        <w:rPr>
          <w:rFonts w:ascii="Arial" w:hAnsi="Arial" w:cs="Arial"/>
          <w:sz w:val="22"/>
          <w:szCs w:val="22"/>
        </w:rPr>
        <w:t>This user manual describes how to get started with the STM32Cube</w:t>
      </w:r>
      <w:r>
        <w:rPr>
          <w:rFonts w:ascii="Arial" w:hAnsi="Arial" w:cs="Arial"/>
          <w:sz w:val="22"/>
          <w:szCs w:val="22"/>
        </w:rPr>
        <w:t>F3</w:t>
      </w:r>
      <w:r w:rsidRPr="008E02E8">
        <w:rPr>
          <w:rFonts w:ascii="Arial" w:hAnsi="Arial" w:cs="Arial"/>
          <w:sz w:val="22"/>
          <w:szCs w:val="22"/>
        </w:rPr>
        <w:t xml:space="preserve"> firmware package. </w:t>
      </w:r>
    </w:p>
    <w:p w14:paraId="240B041F" w14:textId="2F71A10B" w:rsidR="008E02E8" w:rsidRPr="008E02E8" w:rsidRDefault="008E02E8" w:rsidP="008E02E8">
      <w:pPr>
        <w:rPr>
          <w:rFonts w:ascii="Arial" w:hAnsi="Arial" w:cs="Arial"/>
          <w:sz w:val="22"/>
          <w:szCs w:val="22"/>
        </w:rPr>
      </w:pPr>
      <w:r w:rsidRPr="008E02E8">
        <w:rPr>
          <w:rFonts w:ascii="Arial" w:hAnsi="Arial" w:cs="Arial"/>
          <w:sz w:val="22"/>
          <w:szCs w:val="22"/>
        </w:rPr>
        <w:t>Chapter 1</w:t>
      </w:r>
      <w:r>
        <w:rPr>
          <w:rFonts w:ascii="Arial" w:hAnsi="Arial" w:cs="Arial"/>
          <w:sz w:val="22"/>
          <w:szCs w:val="22"/>
        </w:rPr>
        <w:t xml:space="preserve"> </w:t>
      </w:r>
      <w:r w:rsidRPr="008E02E8">
        <w:rPr>
          <w:rFonts w:ascii="Arial" w:hAnsi="Arial" w:cs="Arial"/>
          <w:sz w:val="22"/>
          <w:szCs w:val="22"/>
        </w:rPr>
        <w:t xml:space="preserve">describes </w:t>
      </w:r>
      <w:r>
        <w:rPr>
          <w:rFonts w:ascii="Arial" w:hAnsi="Arial" w:cs="Arial"/>
          <w:sz w:val="22"/>
          <w:szCs w:val="22"/>
        </w:rPr>
        <w:t>the main features of STM32CubeF3</w:t>
      </w:r>
      <w:r w:rsidRPr="008E02E8">
        <w:rPr>
          <w:rFonts w:ascii="Arial" w:hAnsi="Arial" w:cs="Arial"/>
          <w:sz w:val="22"/>
          <w:szCs w:val="22"/>
        </w:rPr>
        <w:t xml:space="preserve"> firmware, part of the </w:t>
      </w:r>
    </w:p>
    <w:p w14:paraId="709E639E" w14:textId="588D98DB" w:rsidR="008E02E8" w:rsidRPr="008E02E8" w:rsidRDefault="008E02E8" w:rsidP="008E02E8">
      <w:pPr>
        <w:rPr>
          <w:rFonts w:ascii="Arial" w:hAnsi="Arial" w:cs="Arial"/>
          <w:sz w:val="22"/>
          <w:szCs w:val="22"/>
        </w:rPr>
      </w:pPr>
      <w:proofErr w:type="gramStart"/>
      <w:r w:rsidRPr="008E02E8">
        <w:rPr>
          <w:rFonts w:ascii="Arial" w:hAnsi="Arial" w:cs="Arial"/>
          <w:sz w:val="22"/>
          <w:szCs w:val="22"/>
        </w:rPr>
        <w:t>STM32Cube™</w:t>
      </w:r>
      <w:r>
        <w:rPr>
          <w:rFonts w:ascii="Arial" w:hAnsi="Arial" w:cs="Arial"/>
          <w:sz w:val="22"/>
          <w:szCs w:val="22"/>
        </w:rPr>
        <w:t xml:space="preserve"> </w:t>
      </w:r>
      <w:r w:rsidRPr="008E02E8">
        <w:rPr>
          <w:rFonts w:ascii="Arial" w:hAnsi="Arial" w:cs="Arial"/>
          <w:sz w:val="22"/>
          <w:szCs w:val="22"/>
        </w:rPr>
        <w:t>initiative.</w:t>
      </w:r>
      <w:proofErr w:type="gramEnd"/>
    </w:p>
    <w:p w14:paraId="0760AA00" w14:textId="524839A9" w:rsidR="008E02E8" w:rsidRPr="008E02E8" w:rsidRDefault="008E02E8" w:rsidP="008E02E8">
      <w:pPr>
        <w:rPr>
          <w:rFonts w:ascii="Arial" w:hAnsi="Arial" w:cs="Arial"/>
          <w:sz w:val="22"/>
          <w:szCs w:val="22"/>
        </w:rPr>
      </w:pPr>
      <w:r w:rsidRPr="008E02E8">
        <w:rPr>
          <w:rFonts w:ascii="Arial" w:hAnsi="Arial" w:cs="Arial"/>
          <w:sz w:val="22"/>
          <w:szCs w:val="22"/>
        </w:rPr>
        <w:t>Chapter 2</w:t>
      </w:r>
      <w:r>
        <w:rPr>
          <w:rFonts w:ascii="Arial" w:hAnsi="Arial" w:cs="Arial"/>
          <w:sz w:val="22"/>
          <w:szCs w:val="22"/>
        </w:rPr>
        <w:t xml:space="preserve"> </w:t>
      </w:r>
      <w:r w:rsidRPr="008E02E8">
        <w:rPr>
          <w:rFonts w:ascii="Arial" w:hAnsi="Arial" w:cs="Arial"/>
          <w:sz w:val="22"/>
          <w:szCs w:val="22"/>
        </w:rPr>
        <w:t>and Chapter 3</w:t>
      </w:r>
      <w:r>
        <w:rPr>
          <w:rFonts w:ascii="Arial" w:hAnsi="Arial" w:cs="Arial"/>
          <w:sz w:val="22"/>
          <w:szCs w:val="22"/>
        </w:rPr>
        <w:t xml:space="preserve"> </w:t>
      </w:r>
      <w:r w:rsidRPr="008E02E8">
        <w:rPr>
          <w:rFonts w:ascii="Arial" w:hAnsi="Arial" w:cs="Arial"/>
          <w:sz w:val="22"/>
          <w:szCs w:val="22"/>
        </w:rPr>
        <w:t>provid</w:t>
      </w:r>
      <w:r>
        <w:rPr>
          <w:rFonts w:ascii="Arial" w:hAnsi="Arial" w:cs="Arial"/>
          <w:sz w:val="22"/>
          <w:szCs w:val="22"/>
        </w:rPr>
        <w:t>e an overview of the STM32CubeF3</w:t>
      </w:r>
      <w:r w:rsidRPr="008E02E8">
        <w:rPr>
          <w:rFonts w:ascii="Arial" w:hAnsi="Arial" w:cs="Arial"/>
          <w:sz w:val="22"/>
          <w:szCs w:val="22"/>
        </w:rPr>
        <w:t xml:space="preserve"> architecture and </w:t>
      </w:r>
    </w:p>
    <w:p w14:paraId="1349FF61" w14:textId="15499689" w:rsidR="008E02E8" w:rsidRDefault="008E02E8" w:rsidP="008E02E8">
      <w:pPr>
        <w:rPr>
          <w:rFonts w:ascii="Arial" w:hAnsi="Arial" w:cs="Arial"/>
          <w:sz w:val="22"/>
          <w:szCs w:val="22"/>
        </w:rPr>
      </w:pPr>
      <w:proofErr w:type="gramStart"/>
      <w:r w:rsidRPr="008E02E8">
        <w:rPr>
          <w:rFonts w:ascii="Arial" w:hAnsi="Arial" w:cs="Arial"/>
          <w:sz w:val="22"/>
          <w:szCs w:val="22"/>
        </w:rPr>
        <w:t>firmware</w:t>
      </w:r>
      <w:proofErr w:type="gramEnd"/>
      <w:r w:rsidRPr="008E02E8">
        <w:rPr>
          <w:rFonts w:ascii="Arial" w:hAnsi="Arial" w:cs="Arial"/>
          <w:sz w:val="22"/>
          <w:szCs w:val="22"/>
        </w:rPr>
        <w:t xml:space="preserve"> package structure</w:t>
      </w:r>
      <w:r>
        <w:rPr>
          <w:rFonts w:ascii="Arial" w:hAnsi="Arial" w:cs="Arial"/>
          <w:sz w:val="22"/>
          <w:szCs w:val="22"/>
        </w:rPr>
        <w:t>.</w:t>
      </w:r>
    </w:p>
    <w:p w14:paraId="37D8DAAB" w14:textId="77777777" w:rsidR="008E02E8" w:rsidRDefault="008E02E8" w:rsidP="008E02E8">
      <w:pPr>
        <w:rPr>
          <w:rFonts w:ascii="Arial" w:hAnsi="Arial" w:cs="Arial"/>
          <w:sz w:val="22"/>
          <w:szCs w:val="22"/>
        </w:rPr>
      </w:pPr>
    </w:p>
    <w:p w14:paraId="4320B307" w14:textId="77777777" w:rsidR="008E02E8" w:rsidRDefault="008E02E8" w:rsidP="008E02E8">
      <w:pPr>
        <w:rPr>
          <w:rFonts w:ascii="Arial" w:hAnsi="Arial" w:cs="Arial"/>
          <w:sz w:val="22"/>
          <w:szCs w:val="22"/>
        </w:rPr>
      </w:pPr>
    </w:p>
    <w:p w14:paraId="5880E24B" w14:textId="77777777" w:rsidR="008E02E8" w:rsidRDefault="008E02E8" w:rsidP="008E02E8">
      <w:pPr>
        <w:rPr>
          <w:rFonts w:ascii="Arial" w:hAnsi="Arial" w:cs="Arial"/>
          <w:sz w:val="22"/>
          <w:szCs w:val="22"/>
        </w:rPr>
      </w:pPr>
    </w:p>
    <w:p w14:paraId="63762D69" w14:textId="77777777" w:rsidR="008E02E8" w:rsidRDefault="008E02E8" w:rsidP="008E02E8">
      <w:pPr>
        <w:rPr>
          <w:rFonts w:ascii="Arial" w:hAnsi="Arial" w:cs="Arial"/>
          <w:sz w:val="22"/>
          <w:szCs w:val="22"/>
        </w:rPr>
      </w:pPr>
    </w:p>
    <w:p w14:paraId="47B91100" w14:textId="77777777" w:rsidR="008E02E8" w:rsidRDefault="008E02E8" w:rsidP="008E02E8">
      <w:pPr>
        <w:rPr>
          <w:rFonts w:ascii="Arial" w:hAnsi="Arial" w:cs="Arial"/>
          <w:sz w:val="22"/>
          <w:szCs w:val="22"/>
        </w:rPr>
      </w:pPr>
    </w:p>
    <w:p w14:paraId="21CE1082" w14:textId="77777777" w:rsidR="008E02E8" w:rsidRDefault="008E02E8" w:rsidP="008E02E8">
      <w:pPr>
        <w:rPr>
          <w:rFonts w:ascii="Arial" w:hAnsi="Arial" w:cs="Arial"/>
          <w:sz w:val="22"/>
          <w:szCs w:val="22"/>
        </w:rPr>
      </w:pPr>
    </w:p>
    <w:p w14:paraId="795C0717" w14:textId="77777777" w:rsidR="008E02E8" w:rsidRDefault="008E02E8" w:rsidP="008E02E8">
      <w:pPr>
        <w:rPr>
          <w:rFonts w:ascii="Arial" w:hAnsi="Arial" w:cs="Arial"/>
          <w:sz w:val="22"/>
          <w:szCs w:val="22"/>
        </w:rPr>
      </w:pPr>
    </w:p>
    <w:p w14:paraId="5A890294" w14:textId="77777777" w:rsidR="008E02E8" w:rsidRDefault="008E02E8" w:rsidP="008E02E8">
      <w:pPr>
        <w:rPr>
          <w:rFonts w:ascii="Arial" w:hAnsi="Arial" w:cs="Arial"/>
          <w:sz w:val="22"/>
          <w:szCs w:val="22"/>
        </w:rPr>
      </w:pPr>
    </w:p>
    <w:p w14:paraId="5534BFF5" w14:textId="77777777" w:rsidR="008E02E8" w:rsidRDefault="008E02E8" w:rsidP="008E02E8">
      <w:pPr>
        <w:rPr>
          <w:rFonts w:ascii="Arial" w:hAnsi="Arial" w:cs="Arial"/>
          <w:sz w:val="22"/>
          <w:szCs w:val="22"/>
        </w:rPr>
      </w:pPr>
    </w:p>
    <w:p w14:paraId="63B4EBD3" w14:textId="77777777" w:rsidR="008E02E8" w:rsidRDefault="008E02E8" w:rsidP="008E02E8">
      <w:pPr>
        <w:rPr>
          <w:rFonts w:ascii="Arial" w:hAnsi="Arial" w:cs="Arial"/>
          <w:sz w:val="22"/>
          <w:szCs w:val="22"/>
        </w:rPr>
      </w:pPr>
    </w:p>
    <w:p w14:paraId="2EC7E4FB" w14:textId="77777777" w:rsidR="008E02E8" w:rsidRDefault="008E02E8" w:rsidP="008E02E8">
      <w:pPr>
        <w:rPr>
          <w:rFonts w:ascii="Arial" w:hAnsi="Arial" w:cs="Arial"/>
          <w:sz w:val="22"/>
          <w:szCs w:val="22"/>
        </w:rPr>
      </w:pPr>
    </w:p>
    <w:p w14:paraId="45A8372B" w14:textId="77777777" w:rsidR="008E02E8" w:rsidRPr="008E02E8" w:rsidRDefault="008E02E8" w:rsidP="008E02E8">
      <w:pPr>
        <w:rPr>
          <w:rFonts w:ascii="Arial" w:hAnsi="Arial" w:cs="Arial"/>
          <w:sz w:val="22"/>
          <w:szCs w:val="22"/>
        </w:rPr>
      </w:pPr>
    </w:p>
    <w:p w14:paraId="1E1A05EC" w14:textId="4F3B44FC" w:rsidR="000D2B31" w:rsidRDefault="000D2B31" w:rsidP="00476862">
      <w:pPr>
        <w:jc w:val="right"/>
      </w:pPr>
    </w:p>
    <w:p w14:paraId="6762008E" w14:textId="2FD266D1" w:rsidR="000D2B31" w:rsidRDefault="00476862" w:rsidP="00476862">
      <w:pPr>
        <w:jc w:val="right"/>
      </w:pPr>
      <w:r w:rsidRPr="006E03EB">
        <w:rPr>
          <w:noProof/>
          <w:lang w:val="fr-FR" w:eastAsia="fr-FR"/>
        </w:rPr>
        <w:drawing>
          <wp:inline distT="0" distB="0" distL="0" distR="0" wp14:anchorId="35BF2FA7" wp14:editId="21DCA713">
            <wp:extent cx="771525" cy="771525"/>
            <wp:effectExtent l="0" t="0" r="0" b="0"/>
            <wp:docPr id="3074" name="Picture 2" descr="C:\Users\ldesseig\Documents\My ST Documents\MCD\Projects\STM32Cube V1\Branding Visuals\STM32_Cube_720x720p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ldesseig\Documents\My ST Documents\MCD\Projects\STM32Cube V1\Branding Visuals\STM32_Cube_720x720px-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239" cy="770239"/>
                    </a:xfrm>
                    <a:prstGeom prst="rect">
                      <a:avLst/>
                    </a:prstGeom>
                    <a:noFill/>
                    <a:extLst/>
                  </pic:spPr>
                </pic:pic>
              </a:graphicData>
            </a:graphic>
          </wp:inline>
        </w:drawing>
      </w:r>
    </w:p>
    <w:p w14:paraId="2D4AFC66" w14:textId="5DBD564B" w:rsidR="006A7693" w:rsidRDefault="006A7693">
      <w:r>
        <w:br w:type="page"/>
      </w:r>
    </w:p>
    <w:p w14:paraId="664FCCD7" w14:textId="77777777" w:rsidR="000D2B31" w:rsidRDefault="000D2B31">
      <w:pPr>
        <w:rPr>
          <w:rFonts w:ascii="Arial" w:hAnsi="Arial" w:cs="Arial"/>
          <w:b/>
          <w:noProof/>
          <w:sz w:val="28"/>
          <w:szCs w:val="28"/>
        </w:rPr>
      </w:pPr>
    </w:p>
    <w:sdt>
      <w:sdtPr>
        <w:rPr>
          <w:rFonts w:ascii="Times New Roman" w:eastAsia="Times New Roman" w:hAnsi="Times New Roman" w:cs="Times New Roman"/>
          <w:b w:val="0"/>
          <w:bCs w:val="0"/>
          <w:color w:val="auto"/>
          <w:sz w:val="24"/>
          <w:szCs w:val="24"/>
          <w:lang w:eastAsia="it-IT"/>
        </w:rPr>
        <w:id w:val="1229257344"/>
        <w:docPartObj>
          <w:docPartGallery w:val="Table of Contents"/>
          <w:docPartUnique/>
        </w:docPartObj>
      </w:sdtPr>
      <w:sdtEndPr>
        <w:rPr>
          <w:noProof/>
        </w:rPr>
      </w:sdtEndPr>
      <w:sdtContent>
        <w:p w14:paraId="1002761F" w14:textId="01D923AE" w:rsidR="00C81418" w:rsidRPr="00C81418" w:rsidRDefault="00C81418">
          <w:pPr>
            <w:pStyle w:val="TOCHeading"/>
            <w:rPr>
              <w:rFonts w:ascii="Arial" w:hAnsi="Arial" w:cs="Arial"/>
              <w:color w:val="auto"/>
              <w:sz w:val="32"/>
            </w:rPr>
          </w:pPr>
          <w:r w:rsidRPr="00C81418">
            <w:rPr>
              <w:rFonts w:ascii="Arial" w:hAnsi="Arial" w:cs="Arial"/>
              <w:color w:val="auto"/>
              <w:sz w:val="32"/>
            </w:rPr>
            <w:t>Table of contents</w:t>
          </w:r>
        </w:p>
        <w:p w14:paraId="4C715D6F" w14:textId="77777777" w:rsidR="00B1286E" w:rsidRDefault="00C81418">
          <w:pPr>
            <w:pStyle w:val="TOC1"/>
            <w:tabs>
              <w:tab w:val="right" w:leader="dot" w:pos="9017"/>
            </w:tabs>
            <w:rPr>
              <w:rFonts w:eastAsiaTheme="minorEastAsia" w:cstheme="minorBidi"/>
              <w:b w:val="0"/>
              <w:bCs w:val="0"/>
              <w:caps w:val="0"/>
              <w:noProof/>
              <w:sz w:val="22"/>
              <w:szCs w:val="22"/>
              <w:lang w:val="fr-FR" w:eastAsia="fr-FR"/>
            </w:rPr>
          </w:pPr>
          <w:r>
            <w:fldChar w:fldCharType="begin"/>
          </w:r>
          <w:r>
            <w:instrText xml:space="preserve"> TOC \o "1-3" \h \z \u </w:instrText>
          </w:r>
          <w:r>
            <w:fldChar w:fldCharType="separate"/>
          </w:r>
          <w:hyperlink w:anchor="_Toc387237371" w:history="1">
            <w:r w:rsidR="00B1286E" w:rsidRPr="00C96C8C">
              <w:rPr>
                <w:rStyle w:val="Hyperlink"/>
                <w:noProof/>
              </w:rPr>
              <w:t>UMxxxx</w:t>
            </w:r>
            <w:r w:rsidR="00B1286E">
              <w:rPr>
                <w:noProof/>
                <w:webHidden/>
              </w:rPr>
              <w:tab/>
            </w:r>
            <w:r w:rsidR="00B1286E">
              <w:rPr>
                <w:noProof/>
                <w:webHidden/>
              </w:rPr>
              <w:fldChar w:fldCharType="begin"/>
            </w:r>
            <w:r w:rsidR="00B1286E">
              <w:rPr>
                <w:noProof/>
                <w:webHidden/>
              </w:rPr>
              <w:instrText xml:space="preserve"> PAGEREF _Toc387237371 \h </w:instrText>
            </w:r>
            <w:r w:rsidR="00B1286E">
              <w:rPr>
                <w:noProof/>
                <w:webHidden/>
              </w:rPr>
            </w:r>
            <w:r w:rsidR="00B1286E">
              <w:rPr>
                <w:noProof/>
                <w:webHidden/>
              </w:rPr>
              <w:fldChar w:fldCharType="separate"/>
            </w:r>
            <w:r w:rsidR="00B1286E">
              <w:rPr>
                <w:noProof/>
                <w:webHidden/>
              </w:rPr>
              <w:t>1</w:t>
            </w:r>
            <w:r w:rsidR="00B1286E">
              <w:rPr>
                <w:noProof/>
                <w:webHidden/>
              </w:rPr>
              <w:fldChar w:fldCharType="end"/>
            </w:r>
          </w:hyperlink>
        </w:p>
        <w:p w14:paraId="341A38A7" w14:textId="77777777" w:rsidR="00B1286E" w:rsidRDefault="00B1286E">
          <w:pPr>
            <w:pStyle w:val="TOC1"/>
            <w:tabs>
              <w:tab w:val="right" w:leader="dot" w:pos="9017"/>
            </w:tabs>
            <w:rPr>
              <w:rFonts w:eastAsiaTheme="minorEastAsia" w:cstheme="minorBidi"/>
              <w:b w:val="0"/>
              <w:bCs w:val="0"/>
              <w:caps w:val="0"/>
              <w:noProof/>
              <w:sz w:val="22"/>
              <w:szCs w:val="22"/>
              <w:lang w:val="fr-FR" w:eastAsia="fr-FR"/>
            </w:rPr>
          </w:pPr>
          <w:hyperlink w:anchor="_Toc387237372" w:history="1">
            <w:r w:rsidRPr="00C96C8C">
              <w:rPr>
                <w:rStyle w:val="Hyperlink"/>
                <w:noProof/>
              </w:rPr>
              <w:t>Introduction</w:t>
            </w:r>
            <w:r>
              <w:rPr>
                <w:noProof/>
                <w:webHidden/>
              </w:rPr>
              <w:tab/>
            </w:r>
            <w:r>
              <w:rPr>
                <w:noProof/>
                <w:webHidden/>
              </w:rPr>
              <w:fldChar w:fldCharType="begin"/>
            </w:r>
            <w:r>
              <w:rPr>
                <w:noProof/>
                <w:webHidden/>
              </w:rPr>
              <w:instrText xml:space="preserve"> PAGEREF _Toc387237372 \h </w:instrText>
            </w:r>
            <w:r>
              <w:rPr>
                <w:noProof/>
                <w:webHidden/>
              </w:rPr>
            </w:r>
            <w:r>
              <w:rPr>
                <w:noProof/>
                <w:webHidden/>
              </w:rPr>
              <w:fldChar w:fldCharType="separate"/>
            </w:r>
            <w:r>
              <w:rPr>
                <w:noProof/>
                <w:webHidden/>
              </w:rPr>
              <w:t>1</w:t>
            </w:r>
            <w:r>
              <w:rPr>
                <w:noProof/>
                <w:webHidden/>
              </w:rPr>
              <w:fldChar w:fldCharType="end"/>
            </w:r>
          </w:hyperlink>
        </w:p>
        <w:p w14:paraId="6CFC2386" w14:textId="77777777" w:rsidR="00B1286E" w:rsidRDefault="00B1286E">
          <w:pPr>
            <w:pStyle w:val="TOC1"/>
            <w:tabs>
              <w:tab w:val="left" w:pos="480"/>
              <w:tab w:val="right" w:leader="dot" w:pos="9017"/>
            </w:tabs>
            <w:rPr>
              <w:rFonts w:eastAsiaTheme="minorEastAsia" w:cstheme="minorBidi"/>
              <w:b w:val="0"/>
              <w:bCs w:val="0"/>
              <w:caps w:val="0"/>
              <w:noProof/>
              <w:sz w:val="22"/>
              <w:szCs w:val="22"/>
              <w:lang w:val="fr-FR" w:eastAsia="fr-FR"/>
            </w:rPr>
          </w:pPr>
          <w:hyperlink w:anchor="_Toc387237373" w:history="1">
            <w:r w:rsidRPr="00C96C8C">
              <w:rPr>
                <w:rStyle w:val="Hyperlink"/>
                <w:noProof/>
              </w:rPr>
              <w:t>1.</w:t>
            </w:r>
            <w:r>
              <w:rPr>
                <w:rFonts w:eastAsiaTheme="minorEastAsia" w:cstheme="minorBidi"/>
                <w:b w:val="0"/>
                <w:bCs w:val="0"/>
                <w:caps w:val="0"/>
                <w:noProof/>
                <w:sz w:val="22"/>
                <w:szCs w:val="22"/>
                <w:lang w:val="fr-FR" w:eastAsia="fr-FR"/>
              </w:rPr>
              <w:tab/>
            </w:r>
            <w:r w:rsidRPr="00C96C8C">
              <w:rPr>
                <w:rStyle w:val="Hyperlink"/>
                <w:noProof/>
              </w:rPr>
              <w:t>STM32CubeF3 main features</w:t>
            </w:r>
            <w:r>
              <w:rPr>
                <w:noProof/>
                <w:webHidden/>
              </w:rPr>
              <w:tab/>
            </w:r>
            <w:r>
              <w:rPr>
                <w:noProof/>
                <w:webHidden/>
              </w:rPr>
              <w:fldChar w:fldCharType="begin"/>
            </w:r>
            <w:r>
              <w:rPr>
                <w:noProof/>
                <w:webHidden/>
              </w:rPr>
              <w:instrText xml:space="preserve"> PAGEREF _Toc387237373 \h </w:instrText>
            </w:r>
            <w:r>
              <w:rPr>
                <w:noProof/>
                <w:webHidden/>
              </w:rPr>
            </w:r>
            <w:r>
              <w:rPr>
                <w:noProof/>
                <w:webHidden/>
              </w:rPr>
              <w:fldChar w:fldCharType="separate"/>
            </w:r>
            <w:r>
              <w:rPr>
                <w:noProof/>
                <w:webHidden/>
              </w:rPr>
              <w:t>5</w:t>
            </w:r>
            <w:r>
              <w:rPr>
                <w:noProof/>
                <w:webHidden/>
              </w:rPr>
              <w:fldChar w:fldCharType="end"/>
            </w:r>
          </w:hyperlink>
        </w:p>
        <w:p w14:paraId="1FEBC91D" w14:textId="77777777" w:rsidR="00B1286E" w:rsidRDefault="00B1286E">
          <w:pPr>
            <w:pStyle w:val="TOC1"/>
            <w:tabs>
              <w:tab w:val="left" w:pos="480"/>
              <w:tab w:val="right" w:leader="dot" w:pos="9017"/>
            </w:tabs>
            <w:rPr>
              <w:rFonts w:eastAsiaTheme="minorEastAsia" w:cstheme="minorBidi"/>
              <w:b w:val="0"/>
              <w:bCs w:val="0"/>
              <w:caps w:val="0"/>
              <w:noProof/>
              <w:sz w:val="22"/>
              <w:szCs w:val="22"/>
              <w:lang w:val="fr-FR" w:eastAsia="fr-FR"/>
            </w:rPr>
          </w:pPr>
          <w:hyperlink w:anchor="_Toc387237374" w:history="1">
            <w:r w:rsidRPr="00C96C8C">
              <w:rPr>
                <w:rStyle w:val="Hyperlink"/>
                <w:noProof/>
              </w:rPr>
              <w:t>2.</w:t>
            </w:r>
            <w:r>
              <w:rPr>
                <w:rFonts w:eastAsiaTheme="minorEastAsia" w:cstheme="minorBidi"/>
                <w:b w:val="0"/>
                <w:bCs w:val="0"/>
                <w:caps w:val="0"/>
                <w:noProof/>
                <w:sz w:val="22"/>
                <w:szCs w:val="22"/>
                <w:lang w:val="fr-FR" w:eastAsia="fr-FR"/>
              </w:rPr>
              <w:tab/>
            </w:r>
            <w:r w:rsidRPr="00C96C8C">
              <w:rPr>
                <w:rStyle w:val="Hyperlink"/>
                <w:noProof/>
              </w:rPr>
              <w:t>STM32CubeF3 architecture overview</w:t>
            </w:r>
            <w:r>
              <w:rPr>
                <w:noProof/>
                <w:webHidden/>
              </w:rPr>
              <w:tab/>
            </w:r>
            <w:r>
              <w:rPr>
                <w:noProof/>
                <w:webHidden/>
              </w:rPr>
              <w:fldChar w:fldCharType="begin"/>
            </w:r>
            <w:r>
              <w:rPr>
                <w:noProof/>
                <w:webHidden/>
              </w:rPr>
              <w:instrText xml:space="preserve"> PAGEREF _Toc387237374 \h </w:instrText>
            </w:r>
            <w:r>
              <w:rPr>
                <w:noProof/>
                <w:webHidden/>
              </w:rPr>
            </w:r>
            <w:r>
              <w:rPr>
                <w:noProof/>
                <w:webHidden/>
              </w:rPr>
              <w:fldChar w:fldCharType="separate"/>
            </w:r>
            <w:r>
              <w:rPr>
                <w:noProof/>
                <w:webHidden/>
              </w:rPr>
              <w:t>6</w:t>
            </w:r>
            <w:r>
              <w:rPr>
                <w:noProof/>
                <w:webHidden/>
              </w:rPr>
              <w:fldChar w:fldCharType="end"/>
            </w:r>
          </w:hyperlink>
        </w:p>
        <w:p w14:paraId="338F138F" w14:textId="77777777" w:rsidR="00B1286E" w:rsidRDefault="00B1286E">
          <w:pPr>
            <w:pStyle w:val="TOC1"/>
            <w:tabs>
              <w:tab w:val="left" w:pos="480"/>
              <w:tab w:val="right" w:leader="dot" w:pos="9017"/>
            </w:tabs>
            <w:rPr>
              <w:rFonts w:eastAsiaTheme="minorEastAsia" w:cstheme="minorBidi"/>
              <w:b w:val="0"/>
              <w:bCs w:val="0"/>
              <w:caps w:val="0"/>
              <w:noProof/>
              <w:sz w:val="22"/>
              <w:szCs w:val="22"/>
              <w:lang w:val="fr-FR" w:eastAsia="fr-FR"/>
            </w:rPr>
          </w:pPr>
          <w:hyperlink w:anchor="_Toc387237375" w:history="1">
            <w:r w:rsidRPr="00C96C8C">
              <w:rPr>
                <w:rStyle w:val="Hyperlink"/>
                <w:noProof/>
              </w:rPr>
              <w:t>3.</w:t>
            </w:r>
            <w:r>
              <w:rPr>
                <w:rFonts w:eastAsiaTheme="minorEastAsia" w:cstheme="minorBidi"/>
                <w:b w:val="0"/>
                <w:bCs w:val="0"/>
                <w:caps w:val="0"/>
                <w:noProof/>
                <w:sz w:val="22"/>
                <w:szCs w:val="22"/>
                <w:lang w:val="fr-FR" w:eastAsia="fr-FR"/>
              </w:rPr>
              <w:tab/>
            </w:r>
            <w:r w:rsidRPr="00C96C8C">
              <w:rPr>
                <w:rStyle w:val="Hyperlink"/>
                <w:noProof/>
              </w:rPr>
              <w:t>STM32CubeF3 firmware package overview</w:t>
            </w:r>
            <w:r>
              <w:rPr>
                <w:noProof/>
                <w:webHidden/>
              </w:rPr>
              <w:tab/>
            </w:r>
            <w:r>
              <w:rPr>
                <w:noProof/>
                <w:webHidden/>
              </w:rPr>
              <w:fldChar w:fldCharType="begin"/>
            </w:r>
            <w:r>
              <w:rPr>
                <w:noProof/>
                <w:webHidden/>
              </w:rPr>
              <w:instrText xml:space="preserve"> PAGEREF _Toc387237375 \h </w:instrText>
            </w:r>
            <w:r>
              <w:rPr>
                <w:noProof/>
                <w:webHidden/>
              </w:rPr>
            </w:r>
            <w:r>
              <w:rPr>
                <w:noProof/>
                <w:webHidden/>
              </w:rPr>
              <w:fldChar w:fldCharType="separate"/>
            </w:r>
            <w:r>
              <w:rPr>
                <w:noProof/>
                <w:webHidden/>
              </w:rPr>
              <w:t>9</w:t>
            </w:r>
            <w:r>
              <w:rPr>
                <w:noProof/>
                <w:webHidden/>
              </w:rPr>
              <w:fldChar w:fldCharType="end"/>
            </w:r>
          </w:hyperlink>
        </w:p>
        <w:p w14:paraId="12EE2D5E"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76" w:history="1">
            <w:r w:rsidRPr="00C96C8C">
              <w:rPr>
                <w:rStyle w:val="Hyperlink"/>
                <w:noProof/>
              </w:rPr>
              <w:t>3.1.</w:t>
            </w:r>
            <w:r>
              <w:rPr>
                <w:rFonts w:eastAsiaTheme="minorEastAsia" w:cstheme="minorBidi"/>
                <w:b w:val="0"/>
                <w:bCs w:val="0"/>
                <w:caps w:val="0"/>
                <w:noProof/>
                <w:sz w:val="22"/>
                <w:szCs w:val="22"/>
                <w:lang w:val="fr-FR" w:eastAsia="fr-FR"/>
              </w:rPr>
              <w:tab/>
            </w:r>
            <w:r w:rsidRPr="00C96C8C">
              <w:rPr>
                <w:rStyle w:val="Hyperlink"/>
                <w:noProof/>
              </w:rPr>
              <w:t>Supported STM32F3 devices and hardware</w:t>
            </w:r>
            <w:r>
              <w:rPr>
                <w:noProof/>
                <w:webHidden/>
              </w:rPr>
              <w:tab/>
            </w:r>
            <w:r>
              <w:rPr>
                <w:noProof/>
                <w:webHidden/>
              </w:rPr>
              <w:fldChar w:fldCharType="begin"/>
            </w:r>
            <w:r>
              <w:rPr>
                <w:noProof/>
                <w:webHidden/>
              </w:rPr>
              <w:instrText xml:space="preserve"> PAGEREF _Toc387237376 \h </w:instrText>
            </w:r>
            <w:r>
              <w:rPr>
                <w:noProof/>
                <w:webHidden/>
              </w:rPr>
            </w:r>
            <w:r>
              <w:rPr>
                <w:noProof/>
                <w:webHidden/>
              </w:rPr>
              <w:fldChar w:fldCharType="separate"/>
            </w:r>
            <w:r>
              <w:rPr>
                <w:noProof/>
                <w:webHidden/>
              </w:rPr>
              <w:t>9</w:t>
            </w:r>
            <w:r>
              <w:rPr>
                <w:noProof/>
                <w:webHidden/>
              </w:rPr>
              <w:fldChar w:fldCharType="end"/>
            </w:r>
          </w:hyperlink>
        </w:p>
        <w:p w14:paraId="564F2F83"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77" w:history="1">
            <w:r w:rsidRPr="00C96C8C">
              <w:rPr>
                <w:rStyle w:val="Hyperlink"/>
                <w:noProof/>
              </w:rPr>
              <w:t>3.2.</w:t>
            </w:r>
            <w:r>
              <w:rPr>
                <w:rFonts w:eastAsiaTheme="minorEastAsia" w:cstheme="minorBidi"/>
                <w:b w:val="0"/>
                <w:bCs w:val="0"/>
                <w:caps w:val="0"/>
                <w:noProof/>
                <w:sz w:val="22"/>
                <w:szCs w:val="22"/>
                <w:lang w:val="fr-FR" w:eastAsia="fr-FR"/>
              </w:rPr>
              <w:tab/>
            </w:r>
            <w:r w:rsidRPr="00C96C8C">
              <w:rPr>
                <w:rStyle w:val="Hyperlink"/>
                <w:noProof/>
              </w:rPr>
              <w:t>Firmware package overview</w:t>
            </w:r>
            <w:r>
              <w:rPr>
                <w:noProof/>
                <w:webHidden/>
              </w:rPr>
              <w:tab/>
            </w:r>
            <w:r>
              <w:rPr>
                <w:noProof/>
                <w:webHidden/>
              </w:rPr>
              <w:fldChar w:fldCharType="begin"/>
            </w:r>
            <w:r>
              <w:rPr>
                <w:noProof/>
                <w:webHidden/>
              </w:rPr>
              <w:instrText xml:space="preserve"> PAGEREF _Toc387237377 \h </w:instrText>
            </w:r>
            <w:r>
              <w:rPr>
                <w:noProof/>
                <w:webHidden/>
              </w:rPr>
            </w:r>
            <w:r>
              <w:rPr>
                <w:noProof/>
                <w:webHidden/>
              </w:rPr>
              <w:fldChar w:fldCharType="separate"/>
            </w:r>
            <w:r>
              <w:rPr>
                <w:noProof/>
                <w:webHidden/>
              </w:rPr>
              <w:t>11</w:t>
            </w:r>
            <w:r>
              <w:rPr>
                <w:noProof/>
                <w:webHidden/>
              </w:rPr>
              <w:fldChar w:fldCharType="end"/>
            </w:r>
          </w:hyperlink>
        </w:p>
        <w:p w14:paraId="36DE8F8E" w14:textId="77777777" w:rsidR="00B1286E" w:rsidRDefault="00B1286E">
          <w:pPr>
            <w:pStyle w:val="TOC1"/>
            <w:tabs>
              <w:tab w:val="left" w:pos="480"/>
              <w:tab w:val="right" w:leader="dot" w:pos="9017"/>
            </w:tabs>
            <w:rPr>
              <w:rFonts w:eastAsiaTheme="minorEastAsia" w:cstheme="minorBidi"/>
              <w:b w:val="0"/>
              <w:bCs w:val="0"/>
              <w:caps w:val="0"/>
              <w:noProof/>
              <w:sz w:val="22"/>
              <w:szCs w:val="22"/>
              <w:lang w:val="fr-FR" w:eastAsia="fr-FR"/>
            </w:rPr>
          </w:pPr>
          <w:hyperlink w:anchor="_Toc387237378" w:history="1">
            <w:r w:rsidRPr="00C96C8C">
              <w:rPr>
                <w:rStyle w:val="Hyperlink"/>
                <w:noProof/>
              </w:rPr>
              <w:t>4.</w:t>
            </w:r>
            <w:r>
              <w:rPr>
                <w:rFonts w:eastAsiaTheme="minorEastAsia" w:cstheme="minorBidi"/>
                <w:b w:val="0"/>
                <w:bCs w:val="0"/>
                <w:caps w:val="0"/>
                <w:noProof/>
                <w:sz w:val="22"/>
                <w:szCs w:val="22"/>
                <w:lang w:val="fr-FR" w:eastAsia="fr-FR"/>
              </w:rPr>
              <w:tab/>
            </w:r>
            <w:r w:rsidRPr="00C96C8C">
              <w:rPr>
                <w:rStyle w:val="Hyperlink"/>
                <w:noProof/>
              </w:rPr>
              <w:t>Getting started</w:t>
            </w:r>
            <w:r>
              <w:rPr>
                <w:noProof/>
                <w:webHidden/>
              </w:rPr>
              <w:tab/>
            </w:r>
            <w:r>
              <w:rPr>
                <w:noProof/>
                <w:webHidden/>
              </w:rPr>
              <w:fldChar w:fldCharType="begin"/>
            </w:r>
            <w:r>
              <w:rPr>
                <w:noProof/>
                <w:webHidden/>
              </w:rPr>
              <w:instrText xml:space="preserve"> PAGEREF _Toc387237378 \h </w:instrText>
            </w:r>
            <w:r>
              <w:rPr>
                <w:noProof/>
                <w:webHidden/>
              </w:rPr>
            </w:r>
            <w:r>
              <w:rPr>
                <w:noProof/>
                <w:webHidden/>
              </w:rPr>
              <w:fldChar w:fldCharType="separate"/>
            </w:r>
            <w:r>
              <w:rPr>
                <w:noProof/>
                <w:webHidden/>
              </w:rPr>
              <w:t>14</w:t>
            </w:r>
            <w:r>
              <w:rPr>
                <w:noProof/>
                <w:webHidden/>
              </w:rPr>
              <w:fldChar w:fldCharType="end"/>
            </w:r>
          </w:hyperlink>
        </w:p>
        <w:p w14:paraId="133601B2"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79" w:history="1">
            <w:r w:rsidRPr="00C96C8C">
              <w:rPr>
                <w:rStyle w:val="Hyperlink"/>
                <w:noProof/>
              </w:rPr>
              <w:t>4.1.</w:t>
            </w:r>
            <w:r>
              <w:rPr>
                <w:rFonts w:eastAsiaTheme="minorEastAsia" w:cstheme="minorBidi"/>
                <w:b w:val="0"/>
                <w:bCs w:val="0"/>
                <w:caps w:val="0"/>
                <w:noProof/>
                <w:sz w:val="22"/>
                <w:szCs w:val="22"/>
                <w:lang w:val="fr-FR" w:eastAsia="fr-FR"/>
              </w:rPr>
              <w:tab/>
            </w:r>
            <w:r w:rsidRPr="00C96C8C">
              <w:rPr>
                <w:rStyle w:val="Hyperlink"/>
                <w:noProof/>
              </w:rPr>
              <w:t>Running your first example</w:t>
            </w:r>
            <w:r>
              <w:rPr>
                <w:noProof/>
                <w:webHidden/>
              </w:rPr>
              <w:tab/>
            </w:r>
            <w:r>
              <w:rPr>
                <w:noProof/>
                <w:webHidden/>
              </w:rPr>
              <w:fldChar w:fldCharType="begin"/>
            </w:r>
            <w:r>
              <w:rPr>
                <w:noProof/>
                <w:webHidden/>
              </w:rPr>
              <w:instrText xml:space="preserve"> PAGEREF _Toc387237379 \h </w:instrText>
            </w:r>
            <w:r>
              <w:rPr>
                <w:noProof/>
                <w:webHidden/>
              </w:rPr>
            </w:r>
            <w:r>
              <w:rPr>
                <w:noProof/>
                <w:webHidden/>
              </w:rPr>
              <w:fldChar w:fldCharType="separate"/>
            </w:r>
            <w:r>
              <w:rPr>
                <w:noProof/>
                <w:webHidden/>
              </w:rPr>
              <w:t>14</w:t>
            </w:r>
            <w:r>
              <w:rPr>
                <w:noProof/>
                <w:webHidden/>
              </w:rPr>
              <w:fldChar w:fldCharType="end"/>
            </w:r>
          </w:hyperlink>
        </w:p>
        <w:p w14:paraId="19EBCB9B"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80" w:history="1">
            <w:r w:rsidRPr="00C96C8C">
              <w:rPr>
                <w:rStyle w:val="Hyperlink"/>
                <w:noProof/>
              </w:rPr>
              <w:t>4.2.</w:t>
            </w:r>
            <w:r>
              <w:rPr>
                <w:rFonts w:eastAsiaTheme="minorEastAsia" w:cstheme="minorBidi"/>
                <w:b w:val="0"/>
                <w:bCs w:val="0"/>
                <w:caps w:val="0"/>
                <w:noProof/>
                <w:sz w:val="22"/>
                <w:szCs w:val="22"/>
                <w:lang w:val="fr-FR" w:eastAsia="fr-FR"/>
              </w:rPr>
              <w:tab/>
            </w:r>
            <w:r w:rsidRPr="00C96C8C">
              <w:rPr>
                <w:rStyle w:val="Hyperlink"/>
                <w:noProof/>
              </w:rPr>
              <w:t>How to develop your own application</w:t>
            </w:r>
            <w:r>
              <w:rPr>
                <w:noProof/>
                <w:webHidden/>
              </w:rPr>
              <w:tab/>
            </w:r>
            <w:r>
              <w:rPr>
                <w:noProof/>
                <w:webHidden/>
              </w:rPr>
              <w:fldChar w:fldCharType="begin"/>
            </w:r>
            <w:r>
              <w:rPr>
                <w:noProof/>
                <w:webHidden/>
              </w:rPr>
              <w:instrText xml:space="preserve"> PAGEREF _Toc387237380 \h </w:instrText>
            </w:r>
            <w:r>
              <w:rPr>
                <w:noProof/>
                <w:webHidden/>
              </w:rPr>
            </w:r>
            <w:r>
              <w:rPr>
                <w:noProof/>
                <w:webHidden/>
              </w:rPr>
              <w:fldChar w:fldCharType="separate"/>
            </w:r>
            <w:r>
              <w:rPr>
                <w:noProof/>
                <w:webHidden/>
              </w:rPr>
              <w:t>15</w:t>
            </w:r>
            <w:r>
              <w:rPr>
                <w:noProof/>
                <w:webHidden/>
              </w:rPr>
              <w:fldChar w:fldCharType="end"/>
            </w:r>
          </w:hyperlink>
        </w:p>
        <w:p w14:paraId="05EEA6CB"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81" w:history="1">
            <w:r w:rsidRPr="00C96C8C">
              <w:rPr>
                <w:rStyle w:val="Hyperlink"/>
                <w:noProof/>
              </w:rPr>
              <w:t>4.3.</w:t>
            </w:r>
            <w:r>
              <w:rPr>
                <w:rFonts w:eastAsiaTheme="minorEastAsia" w:cstheme="minorBidi"/>
                <w:b w:val="0"/>
                <w:bCs w:val="0"/>
                <w:caps w:val="0"/>
                <w:noProof/>
                <w:sz w:val="22"/>
                <w:szCs w:val="22"/>
                <w:lang w:val="fr-FR" w:eastAsia="fr-FR"/>
              </w:rPr>
              <w:tab/>
            </w:r>
            <w:r w:rsidRPr="00C96C8C">
              <w:rPr>
                <w:rStyle w:val="Hyperlink"/>
                <w:noProof/>
              </w:rPr>
              <w:t>Using STM32CubeMX to generate the initialization C code</w:t>
            </w:r>
            <w:r>
              <w:rPr>
                <w:noProof/>
                <w:webHidden/>
              </w:rPr>
              <w:tab/>
            </w:r>
            <w:r>
              <w:rPr>
                <w:noProof/>
                <w:webHidden/>
              </w:rPr>
              <w:fldChar w:fldCharType="begin"/>
            </w:r>
            <w:r>
              <w:rPr>
                <w:noProof/>
                <w:webHidden/>
              </w:rPr>
              <w:instrText xml:space="preserve"> PAGEREF _Toc387237381 \h </w:instrText>
            </w:r>
            <w:r>
              <w:rPr>
                <w:noProof/>
                <w:webHidden/>
              </w:rPr>
            </w:r>
            <w:r>
              <w:rPr>
                <w:noProof/>
                <w:webHidden/>
              </w:rPr>
              <w:fldChar w:fldCharType="separate"/>
            </w:r>
            <w:r>
              <w:rPr>
                <w:noProof/>
                <w:webHidden/>
              </w:rPr>
              <w:t>17</w:t>
            </w:r>
            <w:r>
              <w:rPr>
                <w:noProof/>
                <w:webHidden/>
              </w:rPr>
              <w:fldChar w:fldCharType="end"/>
            </w:r>
          </w:hyperlink>
        </w:p>
        <w:p w14:paraId="2F81770A"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82" w:history="1">
            <w:r w:rsidRPr="00C96C8C">
              <w:rPr>
                <w:rStyle w:val="Hyperlink"/>
                <w:noProof/>
              </w:rPr>
              <w:t>4.4.</w:t>
            </w:r>
            <w:r>
              <w:rPr>
                <w:rFonts w:eastAsiaTheme="minorEastAsia" w:cstheme="minorBidi"/>
                <w:b w:val="0"/>
                <w:bCs w:val="0"/>
                <w:caps w:val="0"/>
                <w:noProof/>
                <w:sz w:val="22"/>
                <w:szCs w:val="22"/>
                <w:lang w:val="fr-FR" w:eastAsia="fr-FR"/>
              </w:rPr>
              <w:tab/>
            </w:r>
            <w:r w:rsidRPr="00C96C8C">
              <w:rPr>
                <w:rStyle w:val="Hyperlink"/>
                <w:noProof/>
              </w:rPr>
              <w:t>Getting STM32CubeF3 release updates</w:t>
            </w:r>
            <w:r>
              <w:rPr>
                <w:noProof/>
                <w:webHidden/>
              </w:rPr>
              <w:tab/>
            </w:r>
            <w:r>
              <w:rPr>
                <w:noProof/>
                <w:webHidden/>
              </w:rPr>
              <w:fldChar w:fldCharType="begin"/>
            </w:r>
            <w:r>
              <w:rPr>
                <w:noProof/>
                <w:webHidden/>
              </w:rPr>
              <w:instrText xml:space="preserve"> PAGEREF _Toc387237382 \h </w:instrText>
            </w:r>
            <w:r>
              <w:rPr>
                <w:noProof/>
                <w:webHidden/>
              </w:rPr>
            </w:r>
            <w:r>
              <w:rPr>
                <w:noProof/>
                <w:webHidden/>
              </w:rPr>
              <w:fldChar w:fldCharType="separate"/>
            </w:r>
            <w:r>
              <w:rPr>
                <w:noProof/>
                <w:webHidden/>
              </w:rPr>
              <w:t>17</w:t>
            </w:r>
            <w:r>
              <w:rPr>
                <w:noProof/>
                <w:webHidden/>
              </w:rPr>
              <w:fldChar w:fldCharType="end"/>
            </w:r>
          </w:hyperlink>
        </w:p>
        <w:p w14:paraId="14C08471" w14:textId="77777777" w:rsidR="00B1286E" w:rsidRDefault="00B1286E">
          <w:pPr>
            <w:pStyle w:val="TOC1"/>
            <w:tabs>
              <w:tab w:val="left" w:pos="720"/>
              <w:tab w:val="right" w:leader="dot" w:pos="9017"/>
            </w:tabs>
            <w:rPr>
              <w:rFonts w:eastAsiaTheme="minorEastAsia" w:cstheme="minorBidi"/>
              <w:b w:val="0"/>
              <w:bCs w:val="0"/>
              <w:caps w:val="0"/>
              <w:noProof/>
              <w:sz w:val="22"/>
              <w:szCs w:val="22"/>
              <w:lang w:val="fr-FR" w:eastAsia="fr-FR"/>
            </w:rPr>
          </w:pPr>
          <w:hyperlink w:anchor="_Toc387237383" w:history="1">
            <w:r w:rsidRPr="00C96C8C">
              <w:rPr>
                <w:rStyle w:val="Hyperlink"/>
                <w:noProof/>
              </w:rPr>
              <w:t>4.4.1.</w:t>
            </w:r>
            <w:r>
              <w:rPr>
                <w:rFonts w:eastAsiaTheme="minorEastAsia" w:cstheme="minorBidi"/>
                <w:b w:val="0"/>
                <w:bCs w:val="0"/>
                <w:caps w:val="0"/>
                <w:noProof/>
                <w:sz w:val="22"/>
                <w:szCs w:val="22"/>
                <w:lang w:val="fr-FR" w:eastAsia="fr-FR"/>
              </w:rPr>
              <w:tab/>
            </w:r>
            <w:r w:rsidRPr="00C96C8C">
              <w:rPr>
                <w:rStyle w:val="Hyperlink"/>
                <w:noProof/>
              </w:rPr>
              <w:t>Installing and running the STM32CubeUpdater program</w:t>
            </w:r>
            <w:r>
              <w:rPr>
                <w:noProof/>
                <w:webHidden/>
              </w:rPr>
              <w:tab/>
            </w:r>
            <w:r>
              <w:rPr>
                <w:noProof/>
                <w:webHidden/>
              </w:rPr>
              <w:fldChar w:fldCharType="begin"/>
            </w:r>
            <w:r>
              <w:rPr>
                <w:noProof/>
                <w:webHidden/>
              </w:rPr>
              <w:instrText xml:space="preserve"> PAGEREF _Toc387237383 \h </w:instrText>
            </w:r>
            <w:r>
              <w:rPr>
                <w:noProof/>
                <w:webHidden/>
              </w:rPr>
            </w:r>
            <w:r>
              <w:rPr>
                <w:noProof/>
                <w:webHidden/>
              </w:rPr>
              <w:fldChar w:fldCharType="separate"/>
            </w:r>
            <w:r>
              <w:rPr>
                <w:noProof/>
                <w:webHidden/>
              </w:rPr>
              <w:t>17</w:t>
            </w:r>
            <w:r>
              <w:rPr>
                <w:noProof/>
                <w:webHidden/>
              </w:rPr>
              <w:fldChar w:fldCharType="end"/>
            </w:r>
          </w:hyperlink>
        </w:p>
        <w:p w14:paraId="38A5934E" w14:textId="77777777" w:rsidR="00B1286E" w:rsidRDefault="00B1286E">
          <w:pPr>
            <w:pStyle w:val="TOC1"/>
            <w:tabs>
              <w:tab w:val="left" w:pos="480"/>
              <w:tab w:val="right" w:leader="dot" w:pos="9017"/>
            </w:tabs>
            <w:rPr>
              <w:rFonts w:eastAsiaTheme="minorEastAsia" w:cstheme="minorBidi"/>
              <w:b w:val="0"/>
              <w:bCs w:val="0"/>
              <w:caps w:val="0"/>
              <w:noProof/>
              <w:sz w:val="22"/>
              <w:szCs w:val="22"/>
              <w:lang w:val="fr-FR" w:eastAsia="fr-FR"/>
            </w:rPr>
          </w:pPr>
          <w:hyperlink w:anchor="_Toc387237384" w:history="1">
            <w:r w:rsidRPr="00C96C8C">
              <w:rPr>
                <w:rStyle w:val="Hyperlink"/>
                <w:noProof/>
              </w:rPr>
              <w:t>5.</w:t>
            </w:r>
            <w:r>
              <w:rPr>
                <w:rFonts w:eastAsiaTheme="minorEastAsia" w:cstheme="minorBidi"/>
                <w:b w:val="0"/>
                <w:bCs w:val="0"/>
                <w:caps w:val="0"/>
                <w:noProof/>
                <w:sz w:val="22"/>
                <w:szCs w:val="22"/>
                <w:lang w:val="fr-FR" w:eastAsia="fr-FR"/>
              </w:rPr>
              <w:tab/>
            </w:r>
            <w:r w:rsidRPr="00C96C8C">
              <w:rPr>
                <w:rStyle w:val="Hyperlink"/>
                <w:noProof/>
              </w:rPr>
              <w:t>FAQ</w:t>
            </w:r>
            <w:r>
              <w:rPr>
                <w:noProof/>
                <w:webHidden/>
              </w:rPr>
              <w:tab/>
            </w:r>
            <w:r>
              <w:rPr>
                <w:noProof/>
                <w:webHidden/>
              </w:rPr>
              <w:fldChar w:fldCharType="begin"/>
            </w:r>
            <w:r>
              <w:rPr>
                <w:noProof/>
                <w:webHidden/>
              </w:rPr>
              <w:instrText xml:space="preserve"> PAGEREF _Toc387237384 \h </w:instrText>
            </w:r>
            <w:r>
              <w:rPr>
                <w:noProof/>
                <w:webHidden/>
              </w:rPr>
            </w:r>
            <w:r>
              <w:rPr>
                <w:noProof/>
                <w:webHidden/>
              </w:rPr>
              <w:fldChar w:fldCharType="separate"/>
            </w:r>
            <w:r>
              <w:rPr>
                <w:noProof/>
                <w:webHidden/>
              </w:rPr>
              <w:t>18</w:t>
            </w:r>
            <w:r>
              <w:rPr>
                <w:noProof/>
                <w:webHidden/>
              </w:rPr>
              <w:fldChar w:fldCharType="end"/>
            </w:r>
          </w:hyperlink>
        </w:p>
        <w:p w14:paraId="4310F047" w14:textId="77777777" w:rsidR="00B1286E" w:rsidRDefault="00B1286E">
          <w:pPr>
            <w:pStyle w:val="TOC1"/>
            <w:tabs>
              <w:tab w:val="right" w:leader="dot" w:pos="9017"/>
            </w:tabs>
            <w:rPr>
              <w:rFonts w:eastAsiaTheme="minorEastAsia" w:cstheme="minorBidi"/>
              <w:b w:val="0"/>
              <w:bCs w:val="0"/>
              <w:caps w:val="0"/>
              <w:noProof/>
              <w:sz w:val="22"/>
              <w:szCs w:val="22"/>
              <w:lang w:val="fr-FR" w:eastAsia="fr-FR"/>
            </w:rPr>
          </w:pPr>
          <w:hyperlink w:anchor="_Toc387237385" w:history="1">
            <w:r w:rsidRPr="00C96C8C">
              <w:rPr>
                <w:rStyle w:val="Hyperlink"/>
                <w:noProof/>
              </w:rPr>
              <w:t>Revision history</w:t>
            </w:r>
            <w:r>
              <w:rPr>
                <w:noProof/>
                <w:webHidden/>
              </w:rPr>
              <w:tab/>
            </w:r>
            <w:r>
              <w:rPr>
                <w:noProof/>
                <w:webHidden/>
              </w:rPr>
              <w:fldChar w:fldCharType="begin"/>
            </w:r>
            <w:r>
              <w:rPr>
                <w:noProof/>
                <w:webHidden/>
              </w:rPr>
              <w:instrText xml:space="preserve"> PAGEREF _Toc387237385 \h </w:instrText>
            </w:r>
            <w:r>
              <w:rPr>
                <w:noProof/>
                <w:webHidden/>
              </w:rPr>
            </w:r>
            <w:r>
              <w:rPr>
                <w:noProof/>
                <w:webHidden/>
              </w:rPr>
              <w:fldChar w:fldCharType="separate"/>
            </w:r>
            <w:r>
              <w:rPr>
                <w:noProof/>
                <w:webHidden/>
              </w:rPr>
              <w:t>20</w:t>
            </w:r>
            <w:r>
              <w:rPr>
                <w:noProof/>
                <w:webHidden/>
              </w:rPr>
              <w:fldChar w:fldCharType="end"/>
            </w:r>
          </w:hyperlink>
        </w:p>
        <w:p w14:paraId="2ED8FE5F" w14:textId="77777777" w:rsidR="00E31CE7" w:rsidRDefault="00C81418" w:rsidP="00E31CE7">
          <w:pPr>
            <w:rPr>
              <w:b/>
              <w:bCs/>
              <w:noProof/>
            </w:rPr>
          </w:pPr>
          <w:r>
            <w:rPr>
              <w:b/>
              <w:bCs/>
              <w:noProof/>
            </w:rPr>
            <w:fldChar w:fldCharType="end"/>
          </w:r>
        </w:p>
      </w:sdtContent>
    </w:sdt>
    <w:bookmarkStart w:id="28" w:name="_Toc373417162" w:displacedByCustomXml="prev"/>
    <w:p w14:paraId="4F84DCC2" w14:textId="77777777" w:rsidR="00E31CE7" w:rsidRDefault="00E31CE7" w:rsidP="00E31CE7">
      <w:r>
        <w:br w:type="page"/>
      </w:r>
    </w:p>
    <w:p w14:paraId="4A8396DD" w14:textId="45A3A1FB" w:rsidR="00E31CE7" w:rsidRPr="00BD3CA8" w:rsidRDefault="00BD3CA8">
      <w:pPr>
        <w:pStyle w:val="TableofFigures"/>
        <w:tabs>
          <w:tab w:val="right" w:leader="dot" w:pos="9017"/>
        </w:tabs>
        <w:rPr>
          <w:rFonts w:ascii="Arial" w:eastAsiaTheme="majorEastAsia" w:hAnsi="Arial" w:cs="Arial"/>
          <w:b/>
          <w:bCs/>
          <w:sz w:val="32"/>
          <w:szCs w:val="28"/>
          <w:lang w:eastAsia="ja-JP"/>
        </w:rPr>
      </w:pPr>
      <w:r>
        <w:rPr>
          <w:rFonts w:ascii="Arial" w:eastAsiaTheme="majorEastAsia" w:hAnsi="Arial" w:cs="Arial"/>
          <w:b/>
          <w:bCs/>
          <w:sz w:val="32"/>
          <w:szCs w:val="28"/>
          <w:lang w:eastAsia="ja-JP"/>
        </w:rPr>
        <w:lastRenderedPageBreak/>
        <w:t>List</w:t>
      </w:r>
      <w:r w:rsidRPr="00BD3CA8">
        <w:rPr>
          <w:rFonts w:ascii="Arial" w:eastAsiaTheme="majorEastAsia" w:hAnsi="Arial" w:cs="Arial"/>
          <w:b/>
          <w:bCs/>
          <w:sz w:val="32"/>
          <w:szCs w:val="28"/>
          <w:lang w:eastAsia="ja-JP"/>
        </w:rPr>
        <w:t xml:space="preserve"> of figures</w:t>
      </w:r>
    </w:p>
    <w:p w14:paraId="3B24C307" w14:textId="77777777" w:rsidR="00BD3CA8" w:rsidRPr="0041733D" w:rsidRDefault="00BD3CA8" w:rsidP="009806D7">
      <w:pPr>
        <w:pStyle w:val="TableofFigures"/>
        <w:tabs>
          <w:tab w:val="right" w:leader="dot" w:pos="9017"/>
        </w:tabs>
        <w:rPr>
          <w:rStyle w:val="Hyperlink"/>
          <w:rFonts w:asciiTheme="minorBidi" w:hAnsiTheme="minorBidi" w:cstheme="minorBidi"/>
          <w:noProof/>
        </w:rPr>
      </w:pPr>
    </w:p>
    <w:p w14:paraId="033B8579" w14:textId="77777777" w:rsidR="00B1286E" w:rsidRDefault="00E31CE7">
      <w:pPr>
        <w:pStyle w:val="TableofFigures"/>
        <w:tabs>
          <w:tab w:val="right" w:leader="dot" w:pos="9017"/>
        </w:tabs>
        <w:rPr>
          <w:rFonts w:asciiTheme="minorHAnsi" w:eastAsiaTheme="minorEastAsia" w:hAnsiTheme="minorHAnsi" w:cstheme="minorBidi"/>
          <w:noProof/>
          <w:sz w:val="22"/>
          <w:szCs w:val="22"/>
          <w:lang w:val="fr-FR" w:eastAsia="fr-FR"/>
        </w:rPr>
      </w:pPr>
      <w:r w:rsidRPr="0041733D">
        <w:rPr>
          <w:rStyle w:val="Hyperlink"/>
          <w:rFonts w:asciiTheme="minorBidi" w:hAnsiTheme="minorBidi" w:cstheme="minorBidi"/>
          <w:noProof/>
        </w:rPr>
        <w:fldChar w:fldCharType="begin"/>
      </w:r>
      <w:r w:rsidRPr="0041733D">
        <w:rPr>
          <w:rStyle w:val="Hyperlink"/>
          <w:rFonts w:asciiTheme="minorBidi" w:hAnsiTheme="minorBidi" w:cstheme="minorBidi"/>
          <w:noProof/>
        </w:rPr>
        <w:instrText xml:space="preserve"> TOC \h \z \c "Figure" </w:instrText>
      </w:r>
      <w:r w:rsidRPr="0041733D">
        <w:rPr>
          <w:rStyle w:val="Hyperlink"/>
          <w:rFonts w:asciiTheme="minorBidi" w:hAnsiTheme="minorBidi" w:cstheme="minorBidi"/>
          <w:noProof/>
        </w:rPr>
        <w:fldChar w:fldCharType="separate"/>
      </w:r>
      <w:hyperlink w:anchor="_Toc387237391" w:history="1">
        <w:r w:rsidR="00B1286E" w:rsidRPr="007056CA">
          <w:rPr>
            <w:rStyle w:val="Hyperlink"/>
            <w:noProof/>
          </w:rPr>
          <w:t>Figure 1. STM32Cube</w:t>
        </w:r>
        <w:r w:rsidR="00B1286E" w:rsidRPr="007056CA">
          <w:rPr>
            <w:rStyle w:val="Hyperlink"/>
            <w:noProof/>
            <w:vertAlign w:val="superscript"/>
          </w:rPr>
          <w:t>TM</w:t>
        </w:r>
        <w:r w:rsidR="00B1286E" w:rsidRPr="007056CA">
          <w:rPr>
            <w:rStyle w:val="Hyperlink"/>
            <w:noProof/>
          </w:rPr>
          <w:t xml:space="preserve"> firmware components</w:t>
        </w:r>
        <w:r w:rsidR="00B1286E">
          <w:rPr>
            <w:noProof/>
            <w:webHidden/>
          </w:rPr>
          <w:tab/>
        </w:r>
        <w:r w:rsidR="00B1286E">
          <w:rPr>
            <w:noProof/>
            <w:webHidden/>
          </w:rPr>
          <w:fldChar w:fldCharType="begin"/>
        </w:r>
        <w:r w:rsidR="00B1286E">
          <w:rPr>
            <w:noProof/>
            <w:webHidden/>
          </w:rPr>
          <w:instrText xml:space="preserve"> PAGEREF _Toc387237391 \h </w:instrText>
        </w:r>
        <w:r w:rsidR="00B1286E">
          <w:rPr>
            <w:noProof/>
            <w:webHidden/>
          </w:rPr>
        </w:r>
        <w:r w:rsidR="00B1286E">
          <w:rPr>
            <w:noProof/>
            <w:webHidden/>
          </w:rPr>
          <w:fldChar w:fldCharType="separate"/>
        </w:r>
        <w:r w:rsidR="00B1286E">
          <w:rPr>
            <w:noProof/>
            <w:webHidden/>
          </w:rPr>
          <w:t>5</w:t>
        </w:r>
        <w:r w:rsidR="00B1286E">
          <w:rPr>
            <w:noProof/>
            <w:webHidden/>
          </w:rPr>
          <w:fldChar w:fldCharType="end"/>
        </w:r>
      </w:hyperlink>
    </w:p>
    <w:p w14:paraId="1D7C2AEE" w14:textId="77777777" w:rsidR="00B1286E" w:rsidRDefault="00B1286E">
      <w:pPr>
        <w:pStyle w:val="TableofFigures"/>
        <w:tabs>
          <w:tab w:val="right" w:leader="dot" w:pos="9017"/>
        </w:tabs>
        <w:rPr>
          <w:rFonts w:asciiTheme="minorHAnsi" w:eastAsiaTheme="minorEastAsia" w:hAnsiTheme="minorHAnsi" w:cstheme="minorBidi"/>
          <w:noProof/>
          <w:sz w:val="22"/>
          <w:szCs w:val="22"/>
          <w:lang w:val="fr-FR" w:eastAsia="fr-FR"/>
        </w:rPr>
      </w:pPr>
      <w:hyperlink w:anchor="_Toc387237392" w:history="1">
        <w:r w:rsidRPr="007056CA">
          <w:rPr>
            <w:rStyle w:val="Hyperlink"/>
            <w:noProof/>
          </w:rPr>
          <w:t>Figure 2 STM32CubeF3 firmware architecture</w:t>
        </w:r>
        <w:r>
          <w:rPr>
            <w:noProof/>
            <w:webHidden/>
          </w:rPr>
          <w:tab/>
        </w:r>
        <w:r>
          <w:rPr>
            <w:noProof/>
            <w:webHidden/>
          </w:rPr>
          <w:fldChar w:fldCharType="begin"/>
        </w:r>
        <w:r>
          <w:rPr>
            <w:noProof/>
            <w:webHidden/>
          </w:rPr>
          <w:instrText xml:space="preserve"> PAGEREF _Toc387237392 \h </w:instrText>
        </w:r>
        <w:r>
          <w:rPr>
            <w:noProof/>
            <w:webHidden/>
          </w:rPr>
        </w:r>
        <w:r>
          <w:rPr>
            <w:noProof/>
            <w:webHidden/>
          </w:rPr>
          <w:fldChar w:fldCharType="separate"/>
        </w:r>
        <w:r>
          <w:rPr>
            <w:noProof/>
            <w:webHidden/>
          </w:rPr>
          <w:t>6</w:t>
        </w:r>
        <w:r>
          <w:rPr>
            <w:noProof/>
            <w:webHidden/>
          </w:rPr>
          <w:fldChar w:fldCharType="end"/>
        </w:r>
      </w:hyperlink>
    </w:p>
    <w:p w14:paraId="3F87BA3D" w14:textId="77777777" w:rsidR="00B1286E" w:rsidRDefault="00B1286E">
      <w:pPr>
        <w:pStyle w:val="TableofFigures"/>
        <w:tabs>
          <w:tab w:val="right" w:leader="dot" w:pos="9017"/>
        </w:tabs>
        <w:rPr>
          <w:rFonts w:asciiTheme="minorHAnsi" w:eastAsiaTheme="minorEastAsia" w:hAnsiTheme="minorHAnsi" w:cstheme="minorBidi"/>
          <w:noProof/>
          <w:sz w:val="22"/>
          <w:szCs w:val="22"/>
          <w:lang w:val="fr-FR" w:eastAsia="fr-FR"/>
        </w:rPr>
      </w:pPr>
      <w:hyperlink w:anchor="_Toc387237393" w:history="1">
        <w:r w:rsidRPr="007056CA">
          <w:rPr>
            <w:rStyle w:val="Hyperlink"/>
            <w:noProof/>
          </w:rPr>
          <w:t>Figure 3. STM32CubeF3 firmware package structure</w:t>
        </w:r>
        <w:r>
          <w:rPr>
            <w:noProof/>
            <w:webHidden/>
          </w:rPr>
          <w:tab/>
        </w:r>
        <w:r>
          <w:rPr>
            <w:noProof/>
            <w:webHidden/>
          </w:rPr>
          <w:fldChar w:fldCharType="begin"/>
        </w:r>
        <w:r>
          <w:rPr>
            <w:noProof/>
            <w:webHidden/>
          </w:rPr>
          <w:instrText xml:space="preserve"> PAGEREF _Toc387237393 \h </w:instrText>
        </w:r>
        <w:r>
          <w:rPr>
            <w:noProof/>
            <w:webHidden/>
          </w:rPr>
        </w:r>
        <w:r>
          <w:rPr>
            <w:noProof/>
            <w:webHidden/>
          </w:rPr>
          <w:fldChar w:fldCharType="separate"/>
        </w:r>
        <w:r>
          <w:rPr>
            <w:noProof/>
            <w:webHidden/>
          </w:rPr>
          <w:t>11</w:t>
        </w:r>
        <w:r>
          <w:rPr>
            <w:noProof/>
            <w:webHidden/>
          </w:rPr>
          <w:fldChar w:fldCharType="end"/>
        </w:r>
      </w:hyperlink>
    </w:p>
    <w:p w14:paraId="55009578" w14:textId="77777777" w:rsidR="00B1286E" w:rsidRDefault="00B1286E">
      <w:pPr>
        <w:pStyle w:val="TableofFigures"/>
        <w:tabs>
          <w:tab w:val="right" w:leader="dot" w:pos="9017"/>
        </w:tabs>
        <w:rPr>
          <w:rFonts w:asciiTheme="minorHAnsi" w:eastAsiaTheme="minorEastAsia" w:hAnsiTheme="minorHAnsi" w:cstheme="minorBidi"/>
          <w:noProof/>
          <w:sz w:val="22"/>
          <w:szCs w:val="22"/>
          <w:lang w:val="fr-FR" w:eastAsia="fr-FR"/>
        </w:rPr>
      </w:pPr>
      <w:hyperlink w:anchor="_Toc387237394" w:history="1">
        <w:r w:rsidRPr="007056CA">
          <w:rPr>
            <w:rStyle w:val="Hyperlink"/>
            <w:noProof/>
          </w:rPr>
          <w:t>Figure 4. STM32CubeF3 examples overview</w:t>
        </w:r>
        <w:r>
          <w:rPr>
            <w:noProof/>
            <w:webHidden/>
          </w:rPr>
          <w:tab/>
        </w:r>
        <w:r>
          <w:rPr>
            <w:noProof/>
            <w:webHidden/>
          </w:rPr>
          <w:fldChar w:fldCharType="begin"/>
        </w:r>
        <w:r>
          <w:rPr>
            <w:noProof/>
            <w:webHidden/>
          </w:rPr>
          <w:instrText xml:space="preserve"> PAGEREF _Toc387237394 \h </w:instrText>
        </w:r>
        <w:r>
          <w:rPr>
            <w:noProof/>
            <w:webHidden/>
          </w:rPr>
        </w:r>
        <w:r>
          <w:rPr>
            <w:noProof/>
            <w:webHidden/>
          </w:rPr>
          <w:fldChar w:fldCharType="separate"/>
        </w:r>
        <w:r>
          <w:rPr>
            <w:noProof/>
            <w:webHidden/>
          </w:rPr>
          <w:t>12</w:t>
        </w:r>
        <w:r>
          <w:rPr>
            <w:noProof/>
            <w:webHidden/>
          </w:rPr>
          <w:fldChar w:fldCharType="end"/>
        </w:r>
      </w:hyperlink>
    </w:p>
    <w:p w14:paraId="7BDD94BB" w14:textId="77777777" w:rsidR="00E31CE7" w:rsidRDefault="00E31CE7" w:rsidP="009806D7">
      <w:pPr>
        <w:pStyle w:val="TableofFigures"/>
        <w:tabs>
          <w:tab w:val="right" w:leader="dot" w:pos="9017"/>
        </w:tabs>
      </w:pPr>
      <w:r w:rsidRPr="0041733D">
        <w:rPr>
          <w:rStyle w:val="Hyperlink"/>
          <w:rFonts w:asciiTheme="minorBidi" w:hAnsiTheme="minorBidi" w:cstheme="minorBidi"/>
          <w:noProof/>
        </w:rPr>
        <w:fldChar w:fldCharType="end"/>
      </w:r>
      <w:r>
        <w:br w:type="page"/>
      </w:r>
      <w:bookmarkStart w:id="29" w:name="_GoBack"/>
      <w:bookmarkEnd w:id="29"/>
    </w:p>
    <w:p w14:paraId="119AC91B" w14:textId="7DE9A560" w:rsidR="00BD3CA8" w:rsidRDefault="00BD3CA8">
      <w:pPr>
        <w:pStyle w:val="TableofFigures"/>
        <w:tabs>
          <w:tab w:val="right" w:leader="dot" w:pos="9017"/>
        </w:tabs>
        <w:rPr>
          <w:rFonts w:ascii="Arial" w:eastAsiaTheme="majorEastAsia" w:hAnsi="Arial" w:cs="Arial"/>
          <w:b/>
          <w:bCs/>
          <w:sz w:val="32"/>
          <w:szCs w:val="28"/>
          <w:lang w:eastAsia="ja-JP"/>
        </w:rPr>
      </w:pPr>
      <w:r w:rsidRPr="00BD3CA8">
        <w:rPr>
          <w:rFonts w:ascii="Arial" w:eastAsiaTheme="majorEastAsia" w:hAnsi="Arial" w:cs="Arial"/>
          <w:b/>
          <w:bCs/>
          <w:sz w:val="32"/>
          <w:szCs w:val="28"/>
          <w:lang w:eastAsia="ja-JP"/>
        </w:rPr>
        <w:lastRenderedPageBreak/>
        <w:t>List of tables</w:t>
      </w:r>
    </w:p>
    <w:p w14:paraId="445E75C4" w14:textId="77777777" w:rsidR="00BD3CA8" w:rsidRPr="00BD3CA8" w:rsidRDefault="00BD3CA8" w:rsidP="00BD3CA8">
      <w:pPr>
        <w:rPr>
          <w:lang w:eastAsia="ja-JP"/>
        </w:rPr>
      </w:pPr>
    </w:p>
    <w:p w14:paraId="605727DE" w14:textId="296EB9B7" w:rsidR="009D36F8" w:rsidRPr="00397638" w:rsidRDefault="00BD3CA8" w:rsidP="009806D7">
      <w:pPr>
        <w:pStyle w:val="TableofFigures"/>
        <w:tabs>
          <w:tab w:val="right" w:leader="dot" w:pos="9017"/>
        </w:tabs>
      </w:pPr>
      <w:r w:rsidRPr="00C20074">
        <w:rPr>
          <w:rStyle w:val="Hyperlink"/>
          <w:rFonts w:asciiTheme="minorBidi" w:hAnsiTheme="minorBidi" w:cstheme="minorBidi"/>
          <w:noProof/>
        </w:rPr>
        <w:fldChar w:fldCharType="begin"/>
      </w:r>
      <w:r w:rsidRPr="00C20074">
        <w:rPr>
          <w:rStyle w:val="Hyperlink"/>
          <w:rFonts w:asciiTheme="minorBidi" w:hAnsiTheme="minorBidi" w:cstheme="minorBidi"/>
          <w:noProof/>
        </w:rPr>
        <w:instrText xml:space="preserve"> TOC \h \z \c "Table" </w:instrText>
      </w:r>
      <w:r w:rsidRPr="00C20074">
        <w:rPr>
          <w:rStyle w:val="Hyperlink"/>
          <w:rFonts w:asciiTheme="minorBidi" w:hAnsiTheme="minorBidi" w:cstheme="minorBidi"/>
          <w:noProof/>
        </w:rPr>
        <w:fldChar w:fldCharType="separate"/>
      </w:r>
      <w:r w:rsidR="009C55B1">
        <w:rPr>
          <w:rStyle w:val="Hyperlink"/>
          <w:rFonts w:asciiTheme="minorBidi" w:hAnsiTheme="minorBidi" w:cstheme="minorBidi"/>
          <w:b/>
          <w:bCs/>
          <w:noProof/>
        </w:rPr>
        <w:t>No table of figures entries found.</w:t>
      </w:r>
      <w:r w:rsidRPr="00C20074">
        <w:rPr>
          <w:rStyle w:val="Hyperlink"/>
          <w:rFonts w:asciiTheme="minorBidi" w:hAnsiTheme="minorBidi" w:cstheme="minorBidi"/>
          <w:noProof/>
        </w:rPr>
        <w:fldChar w:fldCharType="end"/>
      </w:r>
      <w:r>
        <w:br w:type="page"/>
      </w:r>
      <w:r w:rsidR="00C956CB">
        <w:rPr>
          <w:rStyle w:val="Hyperlink"/>
        </w:rPr>
        <w:pict w14:anchorId="7F53E6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7416" type="#_x0000_t136" style="position:absolute;margin-left:0;margin-top:0;width:451.1pt;height:180.45pt;rotation:315;z-index:-25174169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bookmarkEnd w:id="28"/>
    </w:p>
    <w:p w14:paraId="0B42FE40" w14:textId="15DA634E" w:rsidR="000E566C" w:rsidRDefault="00165E6F" w:rsidP="00847E27">
      <w:pPr>
        <w:pStyle w:val="Heading10"/>
        <w:numPr>
          <w:ilvl w:val="0"/>
          <w:numId w:val="8"/>
        </w:numPr>
        <w:spacing w:before="100" w:beforeAutospacing="1" w:after="100" w:afterAutospacing="1"/>
      </w:pPr>
      <w:bookmarkStart w:id="30" w:name="_Toc349926560"/>
      <w:bookmarkStart w:id="31" w:name="_Toc365642928"/>
      <w:bookmarkStart w:id="32" w:name="_Toc365643092"/>
      <w:bookmarkStart w:id="33" w:name="_Toc387237373"/>
      <w:r>
        <w:lastRenderedPageBreak/>
        <w:t>STM32CubeF</w:t>
      </w:r>
      <w:r w:rsidR="003E5F00">
        <w:t>3</w:t>
      </w:r>
      <w:r w:rsidR="009313E9">
        <w:t xml:space="preserve"> m</w:t>
      </w:r>
      <w:r w:rsidR="000E566C">
        <w:t>ain features</w:t>
      </w:r>
      <w:bookmarkEnd w:id="33"/>
    </w:p>
    <w:p w14:paraId="24208EB4" w14:textId="32867653" w:rsidR="000E566C" w:rsidRPr="007E522E" w:rsidRDefault="00165E6F" w:rsidP="000E566C">
      <w:pPr>
        <w:jc w:val="both"/>
        <w:rPr>
          <w:rFonts w:ascii="Arial" w:hAnsi="Arial" w:cs="Arial"/>
          <w:sz w:val="22"/>
          <w:szCs w:val="22"/>
          <w:lang w:eastAsia="en-US"/>
        </w:rPr>
      </w:pPr>
      <w:r>
        <w:rPr>
          <w:rFonts w:ascii="Arial" w:hAnsi="Arial" w:cs="Arial"/>
          <w:sz w:val="22"/>
          <w:szCs w:val="22"/>
          <w:lang w:eastAsia="en-US"/>
        </w:rPr>
        <w:t>STM32CubeF</w:t>
      </w:r>
      <w:r w:rsidR="003E5F00">
        <w:rPr>
          <w:rFonts w:ascii="Arial" w:hAnsi="Arial" w:cs="Arial"/>
          <w:sz w:val="22"/>
          <w:szCs w:val="22"/>
          <w:lang w:eastAsia="en-US"/>
        </w:rPr>
        <w:t>3</w:t>
      </w:r>
      <w:r w:rsidR="000E566C" w:rsidRPr="007E522E">
        <w:rPr>
          <w:rFonts w:ascii="Arial" w:hAnsi="Arial" w:cs="Arial"/>
          <w:sz w:val="22"/>
          <w:szCs w:val="22"/>
          <w:lang w:eastAsia="en-US"/>
        </w:rPr>
        <w:t xml:space="preserve"> gathers </w:t>
      </w:r>
      <w:r w:rsidR="008E02E8">
        <w:rPr>
          <w:rFonts w:ascii="Arial" w:hAnsi="Arial" w:cs="Arial"/>
          <w:sz w:val="22"/>
          <w:szCs w:val="22"/>
          <w:lang w:eastAsia="en-US"/>
        </w:rPr>
        <w:t>together, in a</w:t>
      </w:r>
      <w:r w:rsidR="000E566C" w:rsidRPr="007E522E">
        <w:rPr>
          <w:rFonts w:ascii="Arial" w:hAnsi="Arial" w:cs="Arial"/>
          <w:sz w:val="22"/>
          <w:szCs w:val="22"/>
          <w:lang w:eastAsia="en-US"/>
        </w:rPr>
        <w:t xml:space="preserve"> single package</w:t>
      </w:r>
      <w:r w:rsidR="008E02E8">
        <w:rPr>
          <w:rFonts w:ascii="Arial" w:hAnsi="Arial" w:cs="Arial"/>
          <w:sz w:val="22"/>
          <w:szCs w:val="22"/>
          <w:lang w:eastAsia="en-US"/>
        </w:rPr>
        <w:t>,</w:t>
      </w:r>
      <w:r w:rsidR="000E566C" w:rsidRPr="007E522E">
        <w:rPr>
          <w:rFonts w:ascii="Arial" w:hAnsi="Arial" w:cs="Arial"/>
          <w:sz w:val="22"/>
          <w:szCs w:val="22"/>
          <w:lang w:eastAsia="en-US"/>
        </w:rPr>
        <w:t xml:space="preserve"> all the generic embedded software components required to d</w:t>
      </w:r>
      <w:r>
        <w:rPr>
          <w:rFonts w:ascii="Arial" w:hAnsi="Arial" w:cs="Arial"/>
          <w:sz w:val="22"/>
          <w:szCs w:val="22"/>
          <w:lang w:eastAsia="en-US"/>
        </w:rPr>
        <w:t>evelop an application on STM32F</w:t>
      </w:r>
      <w:r w:rsidR="003E5F00">
        <w:rPr>
          <w:rFonts w:ascii="Arial" w:hAnsi="Arial" w:cs="Arial"/>
          <w:sz w:val="22"/>
          <w:szCs w:val="22"/>
          <w:lang w:eastAsia="en-US"/>
        </w:rPr>
        <w:t>3</w:t>
      </w:r>
      <w:r w:rsidR="000E566C" w:rsidRPr="007E522E">
        <w:rPr>
          <w:rFonts w:ascii="Arial" w:hAnsi="Arial" w:cs="Arial"/>
          <w:sz w:val="22"/>
          <w:szCs w:val="22"/>
          <w:lang w:eastAsia="en-US"/>
        </w:rPr>
        <w:t xml:space="preserve"> microc</w:t>
      </w:r>
      <w:r w:rsidR="008E02E8">
        <w:rPr>
          <w:rFonts w:ascii="Arial" w:hAnsi="Arial" w:cs="Arial"/>
          <w:sz w:val="22"/>
          <w:szCs w:val="22"/>
          <w:lang w:eastAsia="en-US"/>
        </w:rPr>
        <w:t xml:space="preserve">ontrollers. In line with the </w:t>
      </w:r>
      <w:r w:rsidR="000E566C" w:rsidRPr="007E522E">
        <w:rPr>
          <w:rFonts w:ascii="Arial" w:hAnsi="Arial" w:cs="Arial"/>
          <w:sz w:val="22"/>
          <w:szCs w:val="22"/>
          <w:lang w:eastAsia="en-US"/>
        </w:rPr>
        <w:t>STM32Cube</w:t>
      </w:r>
      <w:r w:rsidR="008E02E8" w:rsidRPr="008E02E8">
        <w:rPr>
          <w:rFonts w:ascii="Arial" w:hAnsi="Arial" w:cs="Arial"/>
          <w:sz w:val="22"/>
          <w:szCs w:val="22"/>
          <w:vertAlign w:val="superscript"/>
          <w:lang w:eastAsia="en-US"/>
        </w:rPr>
        <w:t>TM</w:t>
      </w:r>
      <w:r w:rsidR="000E566C" w:rsidRPr="007E522E">
        <w:rPr>
          <w:rFonts w:ascii="Arial" w:hAnsi="Arial" w:cs="Arial"/>
          <w:sz w:val="22"/>
          <w:szCs w:val="22"/>
          <w:lang w:eastAsia="en-US"/>
        </w:rPr>
        <w:t xml:space="preserve"> initiative, this set of components is highly p</w:t>
      </w:r>
      <w:r>
        <w:rPr>
          <w:rFonts w:ascii="Arial" w:hAnsi="Arial" w:cs="Arial"/>
          <w:sz w:val="22"/>
          <w:szCs w:val="22"/>
          <w:lang w:eastAsia="en-US"/>
        </w:rPr>
        <w:t>ortable, not only within STM32F</w:t>
      </w:r>
      <w:r w:rsidR="003E5F00">
        <w:rPr>
          <w:rFonts w:ascii="Arial" w:hAnsi="Arial" w:cs="Arial"/>
          <w:sz w:val="22"/>
          <w:szCs w:val="22"/>
          <w:lang w:eastAsia="en-US"/>
        </w:rPr>
        <w:t>3</w:t>
      </w:r>
      <w:r w:rsidR="000E566C" w:rsidRPr="007E522E">
        <w:rPr>
          <w:rFonts w:ascii="Arial" w:hAnsi="Arial" w:cs="Arial"/>
          <w:sz w:val="22"/>
          <w:szCs w:val="22"/>
          <w:lang w:eastAsia="en-US"/>
        </w:rPr>
        <w:t xml:space="preserve"> series but also to other STM32 series.</w:t>
      </w:r>
    </w:p>
    <w:p w14:paraId="100F64BD" w14:textId="77777777" w:rsidR="000E566C" w:rsidRDefault="000E566C" w:rsidP="000E566C">
      <w:pPr>
        <w:jc w:val="both"/>
        <w:rPr>
          <w:rFonts w:ascii="Arial" w:hAnsi="Arial" w:cs="Arial"/>
          <w:sz w:val="22"/>
          <w:szCs w:val="22"/>
          <w:lang w:eastAsia="en-US"/>
        </w:rPr>
      </w:pPr>
    </w:p>
    <w:p w14:paraId="399855DE" w14:textId="2BAD643C" w:rsidR="000E566C" w:rsidRDefault="00165E6F" w:rsidP="000E566C">
      <w:pPr>
        <w:jc w:val="both"/>
        <w:rPr>
          <w:rFonts w:ascii="Arial" w:hAnsi="Arial" w:cs="Arial"/>
          <w:sz w:val="22"/>
          <w:szCs w:val="22"/>
          <w:lang w:eastAsia="en-US"/>
        </w:rPr>
      </w:pPr>
      <w:r>
        <w:rPr>
          <w:rFonts w:ascii="Arial" w:hAnsi="Arial" w:cs="Arial"/>
          <w:sz w:val="22"/>
          <w:szCs w:val="22"/>
          <w:lang w:eastAsia="en-US"/>
        </w:rPr>
        <w:t>STM32CubeF</w:t>
      </w:r>
      <w:r w:rsidR="003E5F00">
        <w:rPr>
          <w:rFonts w:ascii="Arial" w:hAnsi="Arial" w:cs="Arial"/>
          <w:sz w:val="22"/>
          <w:szCs w:val="22"/>
          <w:lang w:eastAsia="en-US"/>
        </w:rPr>
        <w:t>3</w:t>
      </w:r>
      <w:r w:rsidR="000E566C" w:rsidRPr="007E522E">
        <w:rPr>
          <w:rFonts w:ascii="Arial" w:hAnsi="Arial" w:cs="Arial"/>
          <w:sz w:val="22"/>
          <w:szCs w:val="22"/>
          <w:lang w:eastAsia="en-US"/>
        </w:rPr>
        <w:t xml:space="preserve"> is fully compatible with STM32CubeMX code generator that allows the user to generate initialization code. The package includes a low level hardware abstraction layer (HAL) that covers the microcontroller hardware, together with an extensive set of examples running on STMicroelectronics boards. The HAL is available in open-source BSD license for user convenience.</w:t>
      </w:r>
    </w:p>
    <w:p w14:paraId="2422E9C3" w14:textId="77777777" w:rsidR="000E566C" w:rsidRDefault="000E566C" w:rsidP="000E566C">
      <w:pPr>
        <w:jc w:val="both"/>
        <w:rPr>
          <w:rFonts w:ascii="Arial" w:hAnsi="Arial" w:cs="Arial"/>
          <w:sz w:val="22"/>
          <w:szCs w:val="22"/>
          <w:lang w:eastAsia="en-US"/>
        </w:rPr>
      </w:pPr>
    </w:p>
    <w:p w14:paraId="14E33B9E" w14:textId="4B479A0E" w:rsidR="005633E1" w:rsidRPr="007E522E" w:rsidRDefault="003E5F00" w:rsidP="005633E1">
      <w:pPr>
        <w:jc w:val="both"/>
        <w:rPr>
          <w:rFonts w:ascii="Arial" w:hAnsi="Arial" w:cs="Arial"/>
          <w:sz w:val="22"/>
          <w:szCs w:val="22"/>
          <w:lang w:eastAsia="en-US"/>
        </w:rPr>
      </w:pPr>
      <w:r>
        <w:rPr>
          <w:rFonts w:ascii="Arial" w:hAnsi="Arial" w:cs="Arial"/>
          <w:sz w:val="22"/>
          <w:szCs w:val="22"/>
          <w:lang w:eastAsia="en-US"/>
        </w:rPr>
        <w:t>STM32CubeF3</w:t>
      </w:r>
      <w:r w:rsidR="005633E1" w:rsidRPr="007E522E">
        <w:rPr>
          <w:rFonts w:ascii="Arial" w:hAnsi="Arial" w:cs="Arial"/>
          <w:sz w:val="22"/>
          <w:szCs w:val="22"/>
          <w:lang w:eastAsia="en-US"/>
        </w:rPr>
        <w:t xml:space="preserve"> package also contains a set of </w:t>
      </w:r>
      <w:r w:rsidR="005633E1">
        <w:rPr>
          <w:rFonts w:ascii="Arial" w:hAnsi="Arial" w:cs="Arial"/>
          <w:sz w:val="22"/>
          <w:szCs w:val="22"/>
          <w:lang w:eastAsia="en-US"/>
        </w:rPr>
        <w:t xml:space="preserve">middleware components with the </w:t>
      </w:r>
      <w:r w:rsidR="005633E1" w:rsidRPr="007E522E">
        <w:rPr>
          <w:rFonts w:ascii="Arial" w:hAnsi="Arial" w:cs="Arial"/>
          <w:sz w:val="22"/>
          <w:szCs w:val="22"/>
          <w:lang w:eastAsia="en-US"/>
        </w:rPr>
        <w:t>corresponding examples. They come in very permissive license terms:</w:t>
      </w:r>
    </w:p>
    <w:p w14:paraId="6C72E766" w14:textId="49097977" w:rsidR="005633E1" w:rsidRDefault="005633E1" w:rsidP="00847E27">
      <w:pPr>
        <w:pStyle w:val="ListParagraph"/>
        <w:numPr>
          <w:ilvl w:val="0"/>
          <w:numId w:val="11"/>
        </w:numPr>
        <w:jc w:val="both"/>
        <w:rPr>
          <w:rFonts w:ascii="Arial" w:hAnsi="Arial" w:cs="Arial"/>
          <w:sz w:val="22"/>
          <w:szCs w:val="22"/>
          <w:lang w:eastAsia="en-US"/>
        </w:rPr>
      </w:pPr>
      <w:r w:rsidRPr="007E522E">
        <w:rPr>
          <w:rFonts w:ascii="Arial" w:hAnsi="Arial" w:cs="Arial"/>
          <w:sz w:val="22"/>
          <w:szCs w:val="22"/>
          <w:lang w:eastAsia="en-US"/>
        </w:rPr>
        <w:t>Full USB Devic</w:t>
      </w:r>
      <w:r w:rsidR="003E5F00">
        <w:rPr>
          <w:rFonts w:ascii="Arial" w:hAnsi="Arial" w:cs="Arial"/>
          <w:sz w:val="22"/>
          <w:szCs w:val="22"/>
          <w:lang w:eastAsia="en-US"/>
        </w:rPr>
        <w:t>e stack supporting many classes:</w:t>
      </w:r>
    </w:p>
    <w:p w14:paraId="0EBB74A3" w14:textId="2A5FC132" w:rsidR="005633E1" w:rsidRPr="005633E1" w:rsidRDefault="008E02E8" w:rsidP="00847E27">
      <w:pPr>
        <w:pStyle w:val="ListParagraph"/>
        <w:numPr>
          <w:ilvl w:val="1"/>
          <w:numId w:val="11"/>
        </w:numPr>
        <w:jc w:val="both"/>
        <w:rPr>
          <w:rFonts w:ascii="Arial" w:hAnsi="Arial" w:cs="Arial"/>
          <w:sz w:val="22"/>
          <w:szCs w:val="22"/>
          <w:lang w:eastAsia="en-US"/>
        </w:rPr>
      </w:pPr>
      <w:r>
        <w:rPr>
          <w:rFonts w:ascii="Arial" w:hAnsi="Arial" w:cs="Arial"/>
          <w:sz w:val="22"/>
          <w:szCs w:val="22"/>
          <w:lang w:eastAsia="en-US"/>
        </w:rPr>
        <w:t xml:space="preserve">Device classes: </w:t>
      </w:r>
      <w:r w:rsidR="005633E1" w:rsidRPr="005633E1">
        <w:rPr>
          <w:rFonts w:ascii="Arial" w:hAnsi="Arial" w:cs="Arial"/>
          <w:sz w:val="22"/>
          <w:szCs w:val="22"/>
          <w:lang w:eastAsia="en-US"/>
        </w:rPr>
        <w:t xml:space="preserve">HID, MSC, CDC, </w:t>
      </w:r>
      <w:r w:rsidR="005633E1">
        <w:rPr>
          <w:rFonts w:ascii="Arial" w:hAnsi="Arial" w:cs="Arial"/>
          <w:sz w:val="22"/>
          <w:szCs w:val="22"/>
          <w:lang w:eastAsia="en-US"/>
        </w:rPr>
        <w:t>DFU</w:t>
      </w:r>
    </w:p>
    <w:p w14:paraId="0F242D71" w14:textId="77777777" w:rsidR="005633E1" w:rsidRDefault="005633E1" w:rsidP="00847E27">
      <w:pPr>
        <w:pStyle w:val="ListParagraph"/>
        <w:numPr>
          <w:ilvl w:val="0"/>
          <w:numId w:val="11"/>
        </w:numPr>
        <w:jc w:val="both"/>
        <w:rPr>
          <w:rFonts w:ascii="Arial" w:hAnsi="Arial" w:cs="Arial"/>
          <w:sz w:val="22"/>
          <w:szCs w:val="22"/>
          <w:lang w:eastAsia="en-US"/>
        </w:rPr>
      </w:pPr>
      <w:r w:rsidRPr="007E522E">
        <w:rPr>
          <w:rFonts w:ascii="Arial" w:hAnsi="Arial" w:cs="Arial"/>
          <w:sz w:val="22"/>
          <w:szCs w:val="22"/>
          <w:lang w:eastAsia="en-US"/>
        </w:rPr>
        <w:t xml:space="preserve">CMSIS-RTOS implementation with </w:t>
      </w:r>
      <w:proofErr w:type="spellStart"/>
      <w:r w:rsidRPr="007E522E">
        <w:rPr>
          <w:rFonts w:ascii="Arial" w:hAnsi="Arial" w:cs="Arial"/>
          <w:sz w:val="22"/>
          <w:szCs w:val="22"/>
          <w:lang w:eastAsia="en-US"/>
        </w:rPr>
        <w:t>FreeRTOS</w:t>
      </w:r>
      <w:proofErr w:type="spellEnd"/>
      <w:r w:rsidRPr="007E522E">
        <w:rPr>
          <w:rFonts w:ascii="Arial" w:hAnsi="Arial" w:cs="Arial"/>
          <w:sz w:val="22"/>
          <w:szCs w:val="22"/>
          <w:lang w:eastAsia="en-US"/>
        </w:rPr>
        <w:t xml:space="preserve"> open source solution</w:t>
      </w:r>
    </w:p>
    <w:p w14:paraId="60848CA8" w14:textId="77777777" w:rsidR="005633E1" w:rsidRDefault="005633E1" w:rsidP="00847E27">
      <w:pPr>
        <w:pStyle w:val="ListParagraph"/>
        <w:numPr>
          <w:ilvl w:val="0"/>
          <w:numId w:val="11"/>
        </w:numPr>
        <w:jc w:val="both"/>
        <w:rPr>
          <w:rFonts w:ascii="Arial" w:hAnsi="Arial" w:cs="Arial"/>
          <w:sz w:val="22"/>
          <w:szCs w:val="22"/>
          <w:lang w:eastAsia="en-US"/>
        </w:rPr>
      </w:pPr>
      <w:r w:rsidRPr="007E522E">
        <w:rPr>
          <w:rFonts w:ascii="Arial" w:hAnsi="Arial" w:cs="Arial"/>
          <w:sz w:val="22"/>
          <w:szCs w:val="22"/>
          <w:lang w:eastAsia="en-US"/>
        </w:rPr>
        <w:t xml:space="preserve">FAT File system based on open source </w:t>
      </w:r>
      <w:proofErr w:type="spellStart"/>
      <w:r w:rsidRPr="007E522E">
        <w:rPr>
          <w:rFonts w:ascii="Arial" w:hAnsi="Arial" w:cs="Arial"/>
          <w:sz w:val="22"/>
          <w:szCs w:val="22"/>
          <w:lang w:eastAsia="en-US"/>
        </w:rPr>
        <w:t>FatFS</w:t>
      </w:r>
      <w:proofErr w:type="spellEnd"/>
      <w:r w:rsidRPr="007E522E">
        <w:rPr>
          <w:rFonts w:ascii="Arial" w:hAnsi="Arial" w:cs="Arial"/>
          <w:sz w:val="22"/>
          <w:szCs w:val="22"/>
          <w:lang w:eastAsia="en-US"/>
        </w:rPr>
        <w:t xml:space="preserve"> solution</w:t>
      </w:r>
    </w:p>
    <w:p w14:paraId="57CBCC6B" w14:textId="0A5FECF4" w:rsidR="003E5F00" w:rsidRDefault="008E02E8" w:rsidP="00847E27">
      <w:pPr>
        <w:pStyle w:val="ListParagraph"/>
        <w:numPr>
          <w:ilvl w:val="0"/>
          <w:numId w:val="11"/>
        </w:numPr>
        <w:jc w:val="both"/>
        <w:rPr>
          <w:rFonts w:ascii="Arial" w:hAnsi="Arial" w:cs="Arial"/>
          <w:sz w:val="22"/>
          <w:szCs w:val="22"/>
          <w:lang w:eastAsia="en-US"/>
        </w:rPr>
      </w:pPr>
      <w:proofErr w:type="spellStart"/>
      <w:r>
        <w:rPr>
          <w:rFonts w:ascii="Arial" w:hAnsi="Arial" w:cs="Arial"/>
          <w:sz w:val="22"/>
          <w:szCs w:val="22"/>
          <w:lang w:eastAsia="en-US"/>
        </w:rPr>
        <w:t>STM</w:t>
      </w:r>
      <w:r w:rsidR="003E5F00">
        <w:rPr>
          <w:rFonts w:ascii="Arial" w:hAnsi="Arial" w:cs="Arial"/>
          <w:sz w:val="22"/>
          <w:szCs w:val="22"/>
          <w:lang w:eastAsia="en-US"/>
        </w:rPr>
        <w:t>Touch</w:t>
      </w:r>
      <w:proofErr w:type="spellEnd"/>
      <w:r w:rsidR="003E5F00">
        <w:rPr>
          <w:rFonts w:ascii="Arial" w:hAnsi="Arial" w:cs="Arial"/>
          <w:sz w:val="22"/>
          <w:szCs w:val="22"/>
          <w:lang w:eastAsia="en-US"/>
        </w:rPr>
        <w:t xml:space="preserve"> </w:t>
      </w:r>
      <w:r>
        <w:rPr>
          <w:rFonts w:ascii="Arial" w:hAnsi="Arial" w:cs="Arial"/>
          <w:sz w:val="22"/>
          <w:szCs w:val="22"/>
          <w:lang w:eastAsia="en-US"/>
        </w:rPr>
        <w:t>touch s</w:t>
      </w:r>
      <w:r w:rsidR="003E5F00">
        <w:rPr>
          <w:rFonts w:ascii="Arial" w:hAnsi="Arial" w:cs="Arial"/>
          <w:sz w:val="22"/>
          <w:szCs w:val="22"/>
          <w:lang w:eastAsia="en-US"/>
        </w:rPr>
        <w:t>ensing library solution</w:t>
      </w:r>
    </w:p>
    <w:p w14:paraId="7C19FBA1" w14:textId="77777777" w:rsidR="008E02E8" w:rsidRDefault="008E02E8" w:rsidP="00847E27">
      <w:pPr>
        <w:pStyle w:val="ListParagraph"/>
        <w:numPr>
          <w:ilvl w:val="0"/>
          <w:numId w:val="11"/>
        </w:numPr>
        <w:jc w:val="both"/>
        <w:rPr>
          <w:rFonts w:ascii="Arial" w:hAnsi="Arial" w:cs="Arial"/>
          <w:sz w:val="22"/>
          <w:szCs w:val="22"/>
          <w:lang w:eastAsia="en-US"/>
        </w:rPr>
      </w:pPr>
      <w:proofErr w:type="spellStart"/>
      <w:r w:rsidRPr="007E522E">
        <w:rPr>
          <w:rFonts w:ascii="Arial" w:hAnsi="Arial" w:cs="Arial"/>
          <w:sz w:val="22"/>
          <w:szCs w:val="22"/>
          <w:lang w:eastAsia="en-US"/>
        </w:rPr>
        <w:t>STemWin</w:t>
      </w:r>
      <w:proofErr w:type="spellEnd"/>
      <w:r w:rsidRPr="007E522E">
        <w:rPr>
          <w:rFonts w:ascii="Arial" w:hAnsi="Arial" w:cs="Arial"/>
          <w:sz w:val="22"/>
          <w:szCs w:val="22"/>
          <w:lang w:eastAsia="en-US"/>
        </w:rPr>
        <w:t xml:space="preserve">, a professional graphical stack solution available in binary format and based on </w:t>
      </w:r>
      <w:r>
        <w:rPr>
          <w:rFonts w:ascii="Arial" w:hAnsi="Arial" w:cs="Arial"/>
          <w:sz w:val="22"/>
          <w:szCs w:val="22"/>
          <w:lang w:eastAsia="en-US"/>
        </w:rPr>
        <w:t>ST</w:t>
      </w:r>
      <w:r w:rsidRPr="007E522E">
        <w:rPr>
          <w:rFonts w:ascii="Arial" w:hAnsi="Arial" w:cs="Arial"/>
          <w:sz w:val="22"/>
          <w:szCs w:val="22"/>
          <w:lang w:eastAsia="en-US"/>
        </w:rPr>
        <w:t xml:space="preserve"> partner solution SEGGER </w:t>
      </w:r>
      <w:proofErr w:type="spellStart"/>
      <w:r w:rsidRPr="007E522E">
        <w:rPr>
          <w:rFonts w:ascii="Arial" w:hAnsi="Arial" w:cs="Arial"/>
          <w:sz w:val="22"/>
          <w:szCs w:val="22"/>
          <w:lang w:eastAsia="en-US"/>
        </w:rPr>
        <w:t>emWin</w:t>
      </w:r>
      <w:proofErr w:type="spellEnd"/>
    </w:p>
    <w:p w14:paraId="6BCB94D7" w14:textId="77777777" w:rsidR="008E02E8" w:rsidRDefault="008E02E8" w:rsidP="008E02E8">
      <w:pPr>
        <w:pStyle w:val="ListParagraph"/>
        <w:ind w:left="1494"/>
        <w:jc w:val="both"/>
        <w:rPr>
          <w:rFonts w:ascii="Arial" w:hAnsi="Arial" w:cs="Arial"/>
          <w:sz w:val="22"/>
          <w:szCs w:val="22"/>
          <w:lang w:eastAsia="en-US"/>
        </w:rPr>
      </w:pPr>
    </w:p>
    <w:p w14:paraId="0BFCF801" w14:textId="77777777" w:rsidR="005633E1" w:rsidRDefault="005633E1" w:rsidP="005633E1">
      <w:pPr>
        <w:jc w:val="both"/>
        <w:rPr>
          <w:rFonts w:ascii="Arial" w:hAnsi="Arial" w:cs="Arial"/>
          <w:sz w:val="22"/>
          <w:szCs w:val="22"/>
          <w:lang w:eastAsia="en-US"/>
        </w:rPr>
      </w:pPr>
    </w:p>
    <w:p w14:paraId="02C305A0" w14:textId="234DF1F1" w:rsidR="005633E1" w:rsidRDefault="003E5F00" w:rsidP="005633E1">
      <w:pPr>
        <w:jc w:val="both"/>
        <w:rPr>
          <w:rFonts w:ascii="Arial" w:hAnsi="Arial" w:cs="Arial"/>
          <w:sz w:val="22"/>
          <w:szCs w:val="22"/>
          <w:lang w:eastAsia="en-US"/>
        </w:rPr>
      </w:pPr>
      <w:r>
        <w:rPr>
          <w:rFonts w:ascii="Arial" w:hAnsi="Arial" w:cs="Arial"/>
          <w:sz w:val="22"/>
          <w:szCs w:val="22"/>
          <w:lang w:eastAsia="en-US"/>
        </w:rPr>
        <w:t>Several applications</w:t>
      </w:r>
      <w:r w:rsidR="005633E1" w:rsidRPr="007E522E">
        <w:rPr>
          <w:rFonts w:ascii="Arial" w:hAnsi="Arial" w:cs="Arial"/>
          <w:sz w:val="22"/>
          <w:szCs w:val="22"/>
          <w:lang w:eastAsia="en-US"/>
        </w:rPr>
        <w:t xml:space="preserve"> </w:t>
      </w:r>
      <w:r w:rsidR="008E02E8">
        <w:rPr>
          <w:rFonts w:ascii="Arial" w:hAnsi="Arial" w:cs="Arial"/>
          <w:sz w:val="22"/>
          <w:szCs w:val="22"/>
          <w:lang w:eastAsia="en-US"/>
        </w:rPr>
        <w:t xml:space="preserve">and demonstrations </w:t>
      </w:r>
      <w:r w:rsidR="005633E1" w:rsidRPr="007E522E">
        <w:rPr>
          <w:rFonts w:ascii="Arial" w:hAnsi="Arial" w:cs="Arial"/>
          <w:sz w:val="22"/>
          <w:szCs w:val="22"/>
          <w:lang w:eastAsia="en-US"/>
        </w:rPr>
        <w:t>implementing al</w:t>
      </w:r>
      <w:r>
        <w:rPr>
          <w:rFonts w:ascii="Arial" w:hAnsi="Arial" w:cs="Arial"/>
          <w:sz w:val="22"/>
          <w:szCs w:val="22"/>
          <w:lang w:eastAsia="en-US"/>
        </w:rPr>
        <w:t>l these middleware components are</w:t>
      </w:r>
      <w:r w:rsidR="005633E1" w:rsidRPr="007E522E">
        <w:rPr>
          <w:rFonts w:ascii="Arial" w:hAnsi="Arial" w:cs="Arial"/>
          <w:sz w:val="22"/>
          <w:szCs w:val="22"/>
          <w:lang w:eastAsia="en-US"/>
        </w:rPr>
        <w:t xml:space="preserve"> </w:t>
      </w:r>
      <w:r w:rsidR="00175569">
        <w:rPr>
          <w:rFonts w:ascii="Arial" w:hAnsi="Arial" w:cs="Arial"/>
          <w:sz w:val="22"/>
          <w:szCs w:val="22"/>
          <w:lang w:eastAsia="en-US"/>
        </w:rPr>
        <w:t>also provided in the STM32CubeF</w:t>
      </w:r>
      <w:r>
        <w:rPr>
          <w:rFonts w:ascii="Arial" w:hAnsi="Arial" w:cs="Arial"/>
          <w:sz w:val="22"/>
          <w:szCs w:val="22"/>
          <w:lang w:eastAsia="en-US"/>
        </w:rPr>
        <w:t>3</w:t>
      </w:r>
      <w:r w:rsidR="005633E1" w:rsidRPr="007E522E">
        <w:rPr>
          <w:rFonts w:ascii="Arial" w:hAnsi="Arial" w:cs="Arial"/>
          <w:sz w:val="22"/>
          <w:szCs w:val="22"/>
          <w:lang w:eastAsia="en-US"/>
        </w:rPr>
        <w:t xml:space="preserve"> package.</w:t>
      </w:r>
    </w:p>
    <w:p w14:paraId="320DEBC4" w14:textId="77777777" w:rsidR="008E02E8" w:rsidRDefault="008E02E8" w:rsidP="005633E1">
      <w:pPr>
        <w:jc w:val="both"/>
        <w:rPr>
          <w:rFonts w:ascii="Arial" w:hAnsi="Arial" w:cs="Arial"/>
          <w:sz w:val="22"/>
          <w:szCs w:val="22"/>
          <w:lang w:eastAsia="en-US"/>
        </w:rPr>
      </w:pPr>
    </w:p>
    <w:p w14:paraId="5EF940F5" w14:textId="41F59E85" w:rsidR="008E02E8" w:rsidRPr="008E02E8" w:rsidRDefault="008E02E8" w:rsidP="008E02E8">
      <w:pPr>
        <w:pStyle w:val="Caption"/>
        <w:jc w:val="center"/>
      </w:pPr>
      <w:bookmarkStart w:id="34" w:name="_Toc387237391"/>
      <w:proofErr w:type="gramStart"/>
      <w:r>
        <w:t xml:space="preserve">Figure </w:t>
      </w:r>
      <w:fldSimple w:instr=" SEQ Figure \* ARABIC ">
        <w:r>
          <w:rPr>
            <w:noProof/>
          </w:rPr>
          <w:t>1</w:t>
        </w:r>
      </w:fldSimple>
      <w:r>
        <w:rPr>
          <w:noProof/>
        </w:rPr>
        <w:t>.</w:t>
      </w:r>
      <w:proofErr w:type="gramEnd"/>
      <w:r>
        <w:t xml:space="preserve"> STM32Cube</w:t>
      </w:r>
      <w:r w:rsidRPr="008E02E8">
        <w:rPr>
          <w:vertAlign w:val="superscript"/>
        </w:rPr>
        <w:t>TM</w:t>
      </w:r>
      <w:r>
        <w:t xml:space="preserve"> f</w:t>
      </w:r>
      <w:r w:rsidRPr="00CF424C">
        <w:t xml:space="preserve">irmware </w:t>
      </w:r>
      <w:r>
        <w:t>components</w:t>
      </w:r>
      <w:bookmarkEnd w:id="34"/>
    </w:p>
    <w:p w14:paraId="6908AAD7" w14:textId="5511B356" w:rsidR="000E566C" w:rsidRDefault="009E1BBB" w:rsidP="000E566C">
      <w:pPr>
        <w:jc w:val="both"/>
        <w:rPr>
          <w:rFonts w:ascii="Arial" w:hAnsi="Arial" w:cs="Arial"/>
          <w:sz w:val="22"/>
          <w:szCs w:val="22"/>
          <w:lang w:eastAsia="en-US"/>
        </w:rPr>
      </w:pPr>
      <w:r>
        <w:rPr>
          <w:rFonts w:ascii="Arial" w:hAnsi="Arial" w:cs="Arial"/>
          <w:noProof/>
          <w:sz w:val="22"/>
          <w:szCs w:val="22"/>
          <w:lang w:val="fr-FR" w:eastAsia="fr-FR"/>
        </w:rPr>
        <w:drawing>
          <wp:inline distT="0" distB="0" distL="0" distR="0" wp14:anchorId="2319BA6B" wp14:editId="2D115BFC">
            <wp:extent cx="5468620" cy="2810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20" cy="2810510"/>
                    </a:xfrm>
                    <a:prstGeom prst="rect">
                      <a:avLst/>
                    </a:prstGeom>
                    <a:noFill/>
                  </pic:spPr>
                </pic:pic>
              </a:graphicData>
            </a:graphic>
          </wp:inline>
        </w:drawing>
      </w:r>
    </w:p>
    <w:p w14:paraId="0C8EE854" w14:textId="10D3646E" w:rsidR="000E566C" w:rsidRDefault="000E566C" w:rsidP="000E566C">
      <w:pPr>
        <w:jc w:val="both"/>
        <w:rPr>
          <w:rFonts w:ascii="Arial" w:hAnsi="Arial" w:cs="Arial"/>
          <w:sz w:val="22"/>
          <w:szCs w:val="22"/>
        </w:rPr>
      </w:pPr>
    </w:p>
    <w:p w14:paraId="61739968" w14:textId="77777777" w:rsidR="000E566C" w:rsidRDefault="000E566C" w:rsidP="000E566C">
      <w:pPr>
        <w:jc w:val="both"/>
        <w:rPr>
          <w:rFonts w:ascii="Arial" w:hAnsi="Arial" w:cs="Arial"/>
          <w:sz w:val="22"/>
          <w:szCs w:val="22"/>
        </w:rPr>
      </w:pPr>
    </w:p>
    <w:p w14:paraId="26EED9B5" w14:textId="77777777" w:rsidR="000E566C" w:rsidRDefault="000E566C" w:rsidP="000E566C">
      <w:pPr>
        <w:jc w:val="both"/>
        <w:rPr>
          <w:rFonts w:ascii="Arial" w:hAnsi="Arial" w:cs="Arial"/>
          <w:sz w:val="22"/>
          <w:szCs w:val="22"/>
        </w:rPr>
      </w:pPr>
    </w:p>
    <w:p w14:paraId="099334DA" w14:textId="47CEF29F" w:rsidR="00BF7C3A" w:rsidRDefault="000D2B31" w:rsidP="00847E27">
      <w:pPr>
        <w:pStyle w:val="Heading10"/>
        <w:numPr>
          <w:ilvl w:val="0"/>
          <w:numId w:val="8"/>
        </w:numPr>
        <w:spacing w:before="100" w:beforeAutospacing="1" w:after="100" w:afterAutospacing="1"/>
      </w:pPr>
      <w:bookmarkStart w:id="35" w:name="_Toc387237374"/>
      <w:r>
        <w:lastRenderedPageBreak/>
        <w:t>STM32</w:t>
      </w:r>
      <w:r w:rsidR="00175569">
        <w:t>CubeF</w:t>
      </w:r>
      <w:r w:rsidR="003E5F00">
        <w:t>3</w:t>
      </w:r>
      <w:r w:rsidR="009313E9">
        <w:t xml:space="preserve"> a</w:t>
      </w:r>
      <w:r>
        <w:t>rchitecture overview</w:t>
      </w:r>
      <w:bookmarkEnd w:id="35"/>
    </w:p>
    <w:p w14:paraId="7A51E0CF" w14:textId="06CF3461" w:rsidR="00CA2A8A" w:rsidRPr="003816A3" w:rsidRDefault="00CA2A8A" w:rsidP="003816A3">
      <w:pPr>
        <w:jc w:val="both"/>
        <w:rPr>
          <w:rFonts w:ascii="Arial" w:hAnsi="Arial" w:cs="Arial"/>
          <w:sz w:val="22"/>
          <w:szCs w:val="22"/>
          <w:lang w:eastAsia="en-US"/>
        </w:rPr>
      </w:pPr>
      <w:r w:rsidRPr="003816A3">
        <w:rPr>
          <w:rFonts w:ascii="Arial" w:hAnsi="Arial" w:cs="Arial"/>
          <w:sz w:val="22"/>
          <w:szCs w:val="22"/>
          <w:lang w:eastAsia="en-US"/>
        </w:rPr>
        <w:t>The STM32Cube firmware solution is built around three independent levels that can easily interact with each other’s as described in the figure</w:t>
      </w:r>
      <w:r w:rsidR="008E02E8">
        <w:rPr>
          <w:rFonts w:ascii="Arial" w:hAnsi="Arial" w:cs="Arial"/>
          <w:sz w:val="22"/>
          <w:szCs w:val="22"/>
          <w:lang w:eastAsia="en-US"/>
        </w:rPr>
        <w:t xml:space="preserve"> 2</w:t>
      </w:r>
      <w:r w:rsidRPr="003816A3">
        <w:rPr>
          <w:rFonts w:ascii="Arial" w:hAnsi="Arial" w:cs="Arial"/>
          <w:sz w:val="22"/>
          <w:szCs w:val="22"/>
          <w:lang w:eastAsia="en-US"/>
        </w:rPr>
        <w:t xml:space="preserve"> below:</w:t>
      </w:r>
    </w:p>
    <w:p w14:paraId="322A6BFF" w14:textId="77777777" w:rsidR="00CA2A8A" w:rsidRDefault="00CA2A8A" w:rsidP="00504E69">
      <w:pPr>
        <w:autoSpaceDE w:val="0"/>
        <w:autoSpaceDN w:val="0"/>
        <w:adjustRightInd w:val="0"/>
        <w:ind w:left="567"/>
        <w:jc w:val="both"/>
        <w:rPr>
          <w:rFonts w:ascii="Arial" w:hAnsi="Arial" w:cs="Arial"/>
          <w:szCs w:val="22"/>
          <w:lang w:eastAsia="en-US"/>
        </w:rPr>
      </w:pPr>
    </w:p>
    <w:p w14:paraId="1C3FA735" w14:textId="3876F00E" w:rsidR="008E02E8" w:rsidRPr="008E02E8" w:rsidRDefault="008E02E8" w:rsidP="008E02E8">
      <w:pPr>
        <w:pStyle w:val="Caption"/>
        <w:jc w:val="center"/>
      </w:pPr>
      <w:bookmarkStart w:id="36" w:name="_Toc387237392"/>
      <w:r>
        <w:t xml:space="preserve">Figure </w:t>
      </w:r>
      <w:r w:rsidR="002F6389">
        <w:fldChar w:fldCharType="begin"/>
      </w:r>
      <w:r w:rsidR="002F6389">
        <w:instrText xml:space="preserve"> SEQ Figure \* ARABIC </w:instrText>
      </w:r>
      <w:r w:rsidR="002F6389">
        <w:fldChar w:fldCharType="separate"/>
      </w:r>
      <w:proofErr w:type="gramStart"/>
      <w:r w:rsidR="009C55B1">
        <w:rPr>
          <w:noProof/>
        </w:rPr>
        <w:t>2</w:t>
      </w:r>
      <w:r w:rsidR="002F6389">
        <w:rPr>
          <w:noProof/>
        </w:rPr>
        <w:fldChar w:fldCharType="end"/>
      </w:r>
      <w:r>
        <w:t xml:space="preserve"> STM32CubeF3 f</w:t>
      </w:r>
      <w:r w:rsidRPr="00CF424C">
        <w:t xml:space="preserve">irmware </w:t>
      </w:r>
      <w:r>
        <w:t>a</w:t>
      </w:r>
      <w:r w:rsidRPr="00CF424C">
        <w:t>rchitecture</w:t>
      </w:r>
      <w:bookmarkEnd w:id="36"/>
      <w:proofErr w:type="gramEnd"/>
    </w:p>
    <w:p w14:paraId="619A5113" w14:textId="65ECCCA8" w:rsidR="00766724" w:rsidRDefault="009E1BBB" w:rsidP="00766724">
      <w:pPr>
        <w:keepNext/>
      </w:pPr>
      <w:r>
        <w:rPr>
          <w:rFonts w:ascii="Arial" w:hAnsi="Arial" w:cs="Arial"/>
          <w:noProof/>
          <w:lang w:val="fr-FR" w:eastAsia="fr-FR"/>
        </w:rPr>
        <w:drawing>
          <wp:inline distT="0" distB="0" distL="0" distR="0" wp14:anchorId="48742F75" wp14:editId="2C4D80F5">
            <wp:extent cx="5650302" cy="4011283"/>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386" cy="4011342"/>
                    </a:xfrm>
                    <a:prstGeom prst="rect">
                      <a:avLst/>
                    </a:prstGeom>
                    <a:noFill/>
                    <a:ln>
                      <a:noFill/>
                    </a:ln>
                  </pic:spPr>
                </pic:pic>
              </a:graphicData>
            </a:graphic>
          </wp:inline>
        </w:drawing>
      </w:r>
      <w:r w:rsidR="00C956CB">
        <w:pict w14:anchorId="0AEE20AB">
          <v:shape id="_x0000_s8153" type="#_x0000_t202" style="position:absolute;margin-left:-2.25pt;margin-top:4.05pt;width:20.75pt;height:250.1pt;z-index:251701760;mso-wrap-style:none;mso-position-horizontal-relative:text;mso-position-vertical-relative:text" filled="f" fillcolor="#36c" stroked="f">
            <v:fill alignshape="f"/>
            <v:shadow color="#006"/>
            <v:textbox style="mso-next-textbox:#_x0000_s8153" inset="2.70156mm,1.3508mm,2.70156mm,1.3508mm">
              <w:txbxContent>
                <w:p w14:paraId="6C67FF49" w14:textId="77777777" w:rsidR="002F6389" w:rsidRDefault="002F6389" w:rsidP="00CA2A8A"/>
              </w:txbxContent>
            </v:textbox>
          </v:shape>
        </w:pict>
      </w:r>
    </w:p>
    <w:p w14:paraId="081204F3" w14:textId="77777777" w:rsidR="00CA2A8A" w:rsidRDefault="00CA2A8A" w:rsidP="00CA2A8A">
      <w:pPr>
        <w:rPr>
          <w:rFonts w:ascii="Arial" w:hAnsi="Arial" w:cs="Arial"/>
          <w:b/>
          <w:sz w:val="20"/>
          <w:szCs w:val="20"/>
        </w:rPr>
      </w:pPr>
    </w:p>
    <w:p w14:paraId="27147429" w14:textId="0F62DEB8" w:rsidR="002765DA" w:rsidRDefault="002765DA" w:rsidP="002765DA">
      <w:pPr>
        <w:jc w:val="both"/>
        <w:rPr>
          <w:rFonts w:ascii="Arial" w:hAnsi="Arial" w:cs="Arial"/>
          <w:sz w:val="22"/>
          <w:szCs w:val="22"/>
          <w:lang w:eastAsia="en-US"/>
        </w:rPr>
      </w:pPr>
      <w:r>
        <w:rPr>
          <w:rFonts w:ascii="Arial" w:hAnsi="Arial" w:cs="Arial"/>
          <w:b/>
          <w:sz w:val="22"/>
          <w:szCs w:val="22"/>
          <w:lang w:eastAsia="en-US"/>
        </w:rPr>
        <w:t>Level 0:</w:t>
      </w:r>
      <w:r>
        <w:rPr>
          <w:rFonts w:ascii="Arial" w:hAnsi="Arial" w:cs="Arial"/>
          <w:sz w:val="22"/>
          <w:szCs w:val="22"/>
          <w:lang w:eastAsia="en-US"/>
        </w:rPr>
        <w:t xml:space="preserve"> This level is divided into </w:t>
      </w:r>
      <w:r w:rsidR="001A2245">
        <w:rPr>
          <w:rFonts w:ascii="Arial" w:hAnsi="Arial" w:cs="Arial"/>
          <w:sz w:val="22"/>
          <w:szCs w:val="22"/>
          <w:lang w:eastAsia="en-US"/>
        </w:rPr>
        <w:t>three</w:t>
      </w:r>
      <w:r>
        <w:rPr>
          <w:rFonts w:ascii="Arial" w:hAnsi="Arial" w:cs="Arial"/>
          <w:sz w:val="22"/>
          <w:szCs w:val="22"/>
          <w:lang w:eastAsia="en-US"/>
        </w:rPr>
        <w:t xml:space="preserve"> sub-layers: </w:t>
      </w:r>
    </w:p>
    <w:p w14:paraId="56B90549" w14:textId="77777777" w:rsidR="002765DA" w:rsidRDefault="002765DA" w:rsidP="002765DA">
      <w:pPr>
        <w:jc w:val="both"/>
        <w:rPr>
          <w:rFonts w:ascii="Arial" w:hAnsi="Arial" w:cs="Arial"/>
          <w:sz w:val="22"/>
          <w:szCs w:val="22"/>
          <w:lang w:eastAsia="en-US"/>
        </w:rPr>
      </w:pPr>
    </w:p>
    <w:p w14:paraId="153D55DD" w14:textId="6D4DE105" w:rsidR="00E10AF6" w:rsidRPr="00F04A54" w:rsidRDefault="007F2991" w:rsidP="00847E27">
      <w:pPr>
        <w:pStyle w:val="ListParagraph"/>
        <w:numPr>
          <w:ilvl w:val="0"/>
          <w:numId w:val="10"/>
        </w:numPr>
        <w:spacing w:line="276" w:lineRule="auto"/>
        <w:ind w:left="360"/>
        <w:jc w:val="both"/>
        <w:rPr>
          <w:rFonts w:ascii="Arial" w:hAnsi="Arial" w:cs="Arial"/>
          <w:b/>
          <w:bCs/>
          <w:sz w:val="36"/>
        </w:rPr>
      </w:pPr>
      <w:r>
        <w:rPr>
          <w:rFonts w:ascii="Arial" w:hAnsi="Arial" w:cs="Arial"/>
          <w:b/>
          <w:sz w:val="22"/>
          <w:szCs w:val="22"/>
          <w:lang w:eastAsia="en-US"/>
        </w:rPr>
        <w:t>Board Support Package (BSP)</w:t>
      </w:r>
      <w:r w:rsidR="002765DA">
        <w:rPr>
          <w:rFonts w:ascii="Arial" w:hAnsi="Arial" w:cs="Arial"/>
          <w:b/>
          <w:sz w:val="22"/>
          <w:szCs w:val="22"/>
          <w:lang w:eastAsia="en-US"/>
        </w:rPr>
        <w:t>:</w:t>
      </w:r>
      <w:r w:rsidR="002765DA">
        <w:rPr>
          <w:rFonts w:ascii="Arial" w:hAnsi="Arial" w:cs="Arial"/>
          <w:sz w:val="22"/>
          <w:szCs w:val="22"/>
          <w:lang w:eastAsia="en-US"/>
        </w:rPr>
        <w:t xml:space="preserve"> this layer </w:t>
      </w:r>
      <w:r w:rsidR="00FD053B">
        <w:rPr>
          <w:rFonts w:ascii="Arial" w:hAnsi="Arial" w:cs="Arial"/>
          <w:sz w:val="22"/>
          <w:szCs w:val="22"/>
          <w:lang w:eastAsia="en-US"/>
        </w:rPr>
        <w:t xml:space="preserve">offers a </w:t>
      </w:r>
      <w:r w:rsidR="00FD053B" w:rsidRPr="00FD053B">
        <w:rPr>
          <w:rFonts w:ascii="Arial" w:hAnsi="Arial" w:cs="Arial"/>
          <w:sz w:val="22"/>
          <w:szCs w:val="22"/>
        </w:rPr>
        <w:t xml:space="preserve">set of APIs relative to the hardware components in the </w:t>
      </w:r>
      <w:r w:rsidR="00E10AF6">
        <w:rPr>
          <w:rFonts w:ascii="Arial" w:hAnsi="Arial" w:cs="Arial"/>
          <w:sz w:val="22"/>
          <w:szCs w:val="22"/>
        </w:rPr>
        <w:t>hardware</w:t>
      </w:r>
      <w:r w:rsidR="00FD053B" w:rsidRPr="00FD053B">
        <w:rPr>
          <w:rFonts w:ascii="Arial" w:hAnsi="Arial" w:cs="Arial"/>
          <w:sz w:val="22"/>
          <w:szCs w:val="22"/>
        </w:rPr>
        <w:t xml:space="preserve"> boards </w:t>
      </w:r>
      <w:r w:rsidR="00FD053B" w:rsidRPr="00FD053B">
        <w:rPr>
          <w:rFonts w:ascii="Arial" w:hAnsi="Arial" w:cs="Arial"/>
          <w:sz w:val="22"/>
          <w:szCs w:val="22"/>
          <w:lang w:eastAsia="en-US"/>
        </w:rPr>
        <w:t>(</w:t>
      </w:r>
      <w:r w:rsidR="008E02E8" w:rsidRPr="00FD053B">
        <w:rPr>
          <w:rFonts w:ascii="Arial" w:hAnsi="Arial" w:cs="Arial"/>
          <w:sz w:val="22"/>
          <w:szCs w:val="22"/>
          <w:lang w:eastAsia="en-US"/>
        </w:rPr>
        <w:t>LCD drivers</w:t>
      </w:r>
      <w:r w:rsidR="00FD053B" w:rsidRPr="00FD053B">
        <w:rPr>
          <w:rFonts w:ascii="Arial" w:hAnsi="Arial" w:cs="Arial"/>
          <w:sz w:val="22"/>
          <w:szCs w:val="22"/>
          <w:lang w:eastAsia="en-US"/>
        </w:rPr>
        <w:t xml:space="preserve">, </w:t>
      </w:r>
      <w:proofErr w:type="spellStart"/>
      <w:r w:rsidR="008E02E8">
        <w:rPr>
          <w:rFonts w:ascii="Arial" w:hAnsi="Arial" w:cs="Arial"/>
          <w:sz w:val="22"/>
          <w:szCs w:val="22"/>
          <w:lang w:eastAsia="en-US"/>
        </w:rPr>
        <w:t>MicroSD</w:t>
      </w:r>
      <w:proofErr w:type="spellEnd"/>
      <w:r w:rsidR="008E02E8">
        <w:rPr>
          <w:rFonts w:ascii="Arial" w:hAnsi="Arial" w:cs="Arial"/>
          <w:sz w:val="22"/>
          <w:szCs w:val="22"/>
          <w:lang w:eastAsia="en-US"/>
        </w:rPr>
        <w:t xml:space="preserve">, </w:t>
      </w:r>
      <w:r w:rsidR="00FD053B" w:rsidRPr="00FD053B">
        <w:rPr>
          <w:rFonts w:ascii="Arial" w:hAnsi="Arial" w:cs="Arial"/>
          <w:sz w:val="22"/>
          <w:szCs w:val="22"/>
          <w:lang w:eastAsia="en-US"/>
        </w:rPr>
        <w:t>etc…)</w:t>
      </w:r>
      <w:r w:rsidR="00F04A54">
        <w:rPr>
          <w:rFonts w:ascii="Arial" w:hAnsi="Arial" w:cs="Arial"/>
          <w:sz w:val="22"/>
          <w:szCs w:val="22"/>
          <w:lang w:eastAsia="en-US"/>
        </w:rPr>
        <w:t xml:space="preserve"> and composed of two parts</w:t>
      </w:r>
      <w:r w:rsidR="009C573B">
        <w:rPr>
          <w:rFonts w:ascii="Arial" w:hAnsi="Arial" w:cs="Arial"/>
          <w:sz w:val="22"/>
          <w:szCs w:val="22"/>
          <w:lang w:eastAsia="en-US"/>
        </w:rPr>
        <w:t>:</w:t>
      </w:r>
    </w:p>
    <w:p w14:paraId="6A12C4F7" w14:textId="6E63DB4F" w:rsidR="00F04A54" w:rsidRPr="00F04A54" w:rsidRDefault="00F04A54" w:rsidP="00847E27">
      <w:pPr>
        <w:pStyle w:val="ListParagraph"/>
        <w:numPr>
          <w:ilvl w:val="1"/>
          <w:numId w:val="10"/>
        </w:numPr>
        <w:spacing w:line="276" w:lineRule="auto"/>
        <w:ind w:left="1080"/>
        <w:jc w:val="both"/>
        <w:rPr>
          <w:rFonts w:ascii="Arial" w:hAnsi="Arial" w:cs="Arial"/>
          <w:sz w:val="22"/>
          <w:szCs w:val="22"/>
          <w:lang w:eastAsia="en-US"/>
        </w:rPr>
      </w:pPr>
      <w:r w:rsidRPr="00F04A54">
        <w:rPr>
          <w:rFonts w:ascii="Arial" w:hAnsi="Arial" w:cs="Arial"/>
          <w:sz w:val="22"/>
          <w:szCs w:val="22"/>
          <w:lang w:eastAsia="en-US"/>
        </w:rPr>
        <w:t xml:space="preserve">Component: is the driver relative to the external device on the board and not related to the STM32, the component driver provide specific APIs to the </w:t>
      </w:r>
      <w:r>
        <w:rPr>
          <w:rFonts w:ascii="Arial" w:hAnsi="Arial" w:cs="Arial"/>
          <w:sz w:val="22"/>
          <w:szCs w:val="22"/>
          <w:lang w:eastAsia="en-US"/>
        </w:rPr>
        <w:t xml:space="preserve">BSP driver </w:t>
      </w:r>
      <w:r w:rsidRPr="00F04A54">
        <w:rPr>
          <w:rFonts w:ascii="Arial" w:hAnsi="Arial" w:cs="Arial"/>
          <w:sz w:val="22"/>
          <w:szCs w:val="22"/>
          <w:lang w:eastAsia="en-US"/>
        </w:rPr>
        <w:t>external components and could be portable on any other board.</w:t>
      </w:r>
    </w:p>
    <w:p w14:paraId="43D3F052" w14:textId="2BE68DD7" w:rsidR="00F04A54" w:rsidRPr="009C573B" w:rsidRDefault="00F04A54" w:rsidP="00847E27">
      <w:pPr>
        <w:pStyle w:val="ListParagraph"/>
        <w:numPr>
          <w:ilvl w:val="1"/>
          <w:numId w:val="10"/>
        </w:numPr>
        <w:spacing w:line="276" w:lineRule="auto"/>
        <w:ind w:left="1080"/>
        <w:jc w:val="both"/>
        <w:rPr>
          <w:rFonts w:ascii="Arial" w:hAnsi="Arial" w:cs="Arial"/>
          <w:bCs/>
          <w:sz w:val="36"/>
        </w:rPr>
      </w:pPr>
      <w:r>
        <w:rPr>
          <w:rFonts w:ascii="Arial" w:hAnsi="Arial" w:cs="Arial"/>
          <w:sz w:val="22"/>
          <w:szCs w:val="22"/>
          <w:lang w:eastAsia="en-US"/>
        </w:rPr>
        <w:t>BSP d</w:t>
      </w:r>
      <w:r w:rsidRPr="00F04A54">
        <w:rPr>
          <w:rFonts w:ascii="Arial" w:hAnsi="Arial" w:cs="Arial"/>
          <w:sz w:val="22"/>
          <w:szCs w:val="22"/>
          <w:lang w:eastAsia="en-US"/>
        </w:rPr>
        <w:t xml:space="preserve">river: </w:t>
      </w:r>
      <w:r>
        <w:rPr>
          <w:rFonts w:ascii="Arial" w:hAnsi="Arial" w:cs="Arial"/>
          <w:sz w:val="22"/>
          <w:szCs w:val="22"/>
          <w:lang w:eastAsia="en-US"/>
        </w:rPr>
        <w:t>it perm</w:t>
      </w:r>
      <w:r w:rsidRPr="00F04A54">
        <w:rPr>
          <w:rFonts w:ascii="Arial" w:hAnsi="Arial" w:cs="Arial"/>
          <w:sz w:val="22"/>
          <w:szCs w:val="22"/>
          <w:lang w:eastAsia="en-US"/>
        </w:rPr>
        <w:t>its to link the component driver to a specif</w:t>
      </w:r>
      <w:r>
        <w:rPr>
          <w:rFonts w:ascii="Arial" w:hAnsi="Arial" w:cs="Arial"/>
          <w:sz w:val="22"/>
          <w:szCs w:val="22"/>
          <w:lang w:eastAsia="en-US"/>
        </w:rPr>
        <w:t>i</w:t>
      </w:r>
      <w:r w:rsidRPr="00F04A54">
        <w:rPr>
          <w:rFonts w:ascii="Arial" w:hAnsi="Arial" w:cs="Arial"/>
          <w:sz w:val="22"/>
          <w:szCs w:val="22"/>
          <w:lang w:eastAsia="en-US"/>
        </w:rPr>
        <w:t>c board and provides a set of friendly used APIs.</w:t>
      </w:r>
      <w:r w:rsidR="009C573B">
        <w:rPr>
          <w:rFonts w:ascii="Arial" w:hAnsi="Arial" w:cs="Arial"/>
          <w:sz w:val="22"/>
          <w:szCs w:val="22"/>
          <w:lang w:eastAsia="en-US"/>
        </w:rPr>
        <w:t xml:space="preserve"> The APIs naming rule is </w:t>
      </w:r>
      <w:proofErr w:type="spellStart"/>
      <w:r w:rsidR="009C573B" w:rsidRPr="009C573B">
        <w:rPr>
          <w:rFonts w:ascii="Arial" w:hAnsi="Arial" w:cs="Arial"/>
          <w:sz w:val="22"/>
          <w:szCs w:val="22"/>
          <w:lang w:eastAsia="en-US"/>
        </w:rPr>
        <w:t>BSP_FUNCT_Action</w:t>
      </w:r>
      <w:proofErr w:type="spellEnd"/>
      <w:r w:rsidR="009C573B" w:rsidRPr="009C573B">
        <w:rPr>
          <w:rFonts w:ascii="Arial" w:hAnsi="Arial" w:cs="Arial"/>
          <w:sz w:val="22"/>
          <w:szCs w:val="22"/>
          <w:lang w:eastAsia="en-US"/>
        </w:rPr>
        <w:t>():</w:t>
      </w:r>
      <w:r w:rsidR="009C573B">
        <w:rPr>
          <w:rFonts w:ascii="Arial" w:hAnsi="Arial" w:cs="Arial"/>
          <w:sz w:val="22"/>
          <w:szCs w:val="22"/>
          <w:lang w:eastAsia="en-US"/>
        </w:rPr>
        <w:t xml:space="preserve"> ex. </w:t>
      </w:r>
      <w:proofErr w:type="spellStart"/>
      <w:r w:rsidR="009C573B" w:rsidRPr="009C573B">
        <w:rPr>
          <w:rFonts w:ascii="Arial" w:hAnsi="Arial" w:cs="Arial"/>
          <w:sz w:val="22"/>
          <w:szCs w:val="22"/>
          <w:lang w:eastAsia="en-US"/>
        </w:rPr>
        <w:t>BSP_LED_Init</w:t>
      </w:r>
      <w:proofErr w:type="spellEnd"/>
      <w:r w:rsidR="009C573B" w:rsidRPr="009C573B">
        <w:rPr>
          <w:rFonts w:ascii="Arial" w:hAnsi="Arial" w:cs="Arial"/>
          <w:sz w:val="22"/>
          <w:szCs w:val="22"/>
          <w:lang w:eastAsia="en-US"/>
        </w:rPr>
        <w:t>()</w:t>
      </w:r>
      <w:r w:rsidR="009C573B">
        <w:rPr>
          <w:rFonts w:ascii="Arial" w:hAnsi="Arial" w:cs="Arial"/>
          <w:sz w:val="22"/>
          <w:szCs w:val="22"/>
          <w:lang w:eastAsia="en-US"/>
        </w:rPr>
        <w:t>,</w:t>
      </w:r>
      <w:proofErr w:type="spellStart"/>
      <w:r w:rsidR="009C573B">
        <w:rPr>
          <w:rFonts w:ascii="Arial" w:hAnsi="Arial" w:cs="Arial"/>
          <w:sz w:val="22"/>
          <w:szCs w:val="22"/>
          <w:lang w:eastAsia="en-US"/>
        </w:rPr>
        <w:t>BSP_LED_On</w:t>
      </w:r>
      <w:proofErr w:type="spellEnd"/>
      <w:r w:rsidR="009C573B" w:rsidRPr="009C573B">
        <w:rPr>
          <w:rFonts w:ascii="Arial" w:hAnsi="Arial" w:cs="Arial"/>
          <w:sz w:val="22"/>
          <w:szCs w:val="22"/>
          <w:lang w:eastAsia="en-US"/>
        </w:rPr>
        <w:t>()</w:t>
      </w:r>
    </w:p>
    <w:p w14:paraId="5E20F407" w14:textId="4D00DC22" w:rsidR="00F04A54" w:rsidRDefault="009C573B" w:rsidP="008E02E8">
      <w:pPr>
        <w:spacing w:line="276" w:lineRule="auto"/>
        <w:ind w:left="720"/>
        <w:jc w:val="both"/>
        <w:rPr>
          <w:rFonts w:ascii="Arial" w:hAnsi="Arial" w:cs="Arial"/>
          <w:bCs/>
          <w:sz w:val="36"/>
        </w:rPr>
      </w:pPr>
      <w:r w:rsidRPr="009C573B">
        <w:rPr>
          <w:rFonts w:ascii="Arial" w:hAnsi="Arial" w:cs="Arial"/>
          <w:sz w:val="22"/>
          <w:szCs w:val="22"/>
          <w:lang w:eastAsia="en-US"/>
        </w:rPr>
        <w:t xml:space="preserve">It’s based on modular architecture </w:t>
      </w:r>
      <w:r w:rsidR="00175569" w:rsidRPr="009C573B">
        <w:rPr>
          <w:rFonts w:ascii="Arial" w:hAnsi="Arial" w:cs="Arial"/>
          <w:sz w:val="22"/>
          <w:szCs w:val="22"/>
          <w:lang w:eastAsia="en-US"/>
        </w:rPr>
        <w:t xml:space="preserve">allowing </w:t>
      </w:r>
      <w:r w:rsidR="00175569">
        <w:rPr>
          <w:rFonts w:ascii="Arial" w:hAnsi="Arial" w:cs="Arial"/>
          <w:sz w:val="22"/>
          <w:szCs w:val="22"/>
          <w:lang w:eastAsia="en-US"/>
        </w:rPr>
        <w:t xml:space="preserve">an easy </w:t>
      </w:r>
      <w:r w:rsidR="00175569" w:rsidRPr="009C573B">
        <w:rPr>
          <w:rFonts w:ascii="Arial" w:hAnsi="Arial" w:cs="Arial"/>
          <w:sz w:val="22"/>
          <w:szCs w:val="22"/>
          <w:lang w:eastAsia="en-US"/>
        </w:rPr>
        <w:t>porting</w:t>
      </w:r>
      <w:r w:rsidRPr="009C573B">
        <w:rPr>
          <w:rFonts w:ascii="Arial" w:hAnsi="Arial" w:cs="Arial"/>
          <w:sz w:val="22"/>
          <w:szCs w:val="22"/>
          <w:lang w:eastAsia="en-US"/>
        </w:rPr>
        <w:t xml:space="preserve"> on any hardware by just implementing the low level routines.</w:t>
      </w:r>
    </w:p>
    <w:p w14:paraId="3509F5CB" w14:textId="77777777" w:rsidR="008E02E8" w:rsidRPr="008E02E8" w:rsidRDefault="008E02E8" w:rsidP="008E02E8">
      <w:pPr>
        <w:spacing w:line="276" w:lineRule="auto"/>
        <w:ind w:left="349"/>
        <w:jc w:val="both"/>
        <w:rPr>
          <w:rFonts w:ascii="Arial" w:hAnsi="Arial" w:cs="Arial"/>
          <w:bCs/>
          <w:sz w:val="36"/>
        </w:rPr>
      </w:pPr>
    </w:p>
    <w:p w14:paraId="5F32EC8C" w14:textId="6B481724" w:rsidR="00E10AF6" w:rsidRPr="00914AC0" w:rsidRDefault="007F2991" w:rsidP="00847E27">
      <w:pPr>
        <w:pStyle w:val="ListParagraph"/>
        <w:numPr>
          <w:ilvl w:val="0"/>
          <w:numId w:val="10"/>
        </w:numPr>
        <w:spacing w:line="276" w:lineRule="auto"/>
        <w:ind w:left="349"/>
        <w:jc w:val="both"/>
        <w:rPr>
          <w:rFonts w:ascii="Arial" w:hAnsi="Arial" w:cs="Arial"/>
          <w:b/>
          <w:bCs/>
          <w:sz w:val="36"/>
        </w:rPr>
      </w:pPr>
      <w:r>
        <w:rPr>
          <w:rFonts w:ascii="Arial" w:hAnsi="Arial" w:cs="Arial"/>
          <w:b/>
          <w:sz w:val="22"/>
          <w:szCs w:val="22"/>
          <w:lang w:eastAsia="en-US"/>
        </w:rPr>
        <w:lastRenderedPageBreak/>
        <w:t>Hardware Abstraction L</w:t>
      </w:r>
      <w:r w:rsidR="002765DA" w:rsidRPr="00E10AF6">
        <w:rPr>
          <w:rFonts w:ascii="Arial" w:hAnsi="Arial" w:cs="Arial"/>
          <w:b/>
          <w:sz w:val="22"/>
          <w:szCs w:val="22"/>
          <w:lang w:eastAsia="en-US"/>
        </w:rPr>
        <w:t>ayer (</w:t>
      </w:r>
      <w:r w:rsidR="002765DA" w:rsidRPr="008E02E8">
        <w:rPr>
          <w:rFonts w:ascii="Arial" w:hAnsi="Arial" w:cs="Arial"/>
          <w:b/>
          <w:sz w:val="22"/>
          <w:szCs w:val="22"/>
          <w:lang w:eastAsia="en-US"/>
        </w:rPr>
        <w:t>HAL</w:t>
      </w:r>
      <w:r w:rsidR="002765DA" w:rsidRPr="00E10AF6">
        <w:rPr>
          <w:rFonts w:ascii="Arial" w:hAnsi="Arial" w:cs="Arial"/>
          <w:b/>
          <w:sz w:val="22"/>
          <w:szCs w:val="22"/>
          <w:lang w:eastAsia="en-US"/>
        </w:rPr>
        <w:t>):</w:t>
      </w:r>
      <w:r w:rsidR="002765DA" w:rsidRPr="00E10AF6">
        <w:rPr>
          <w:rFonts w:ascii="Arial" w:hAnsi="Arial" w:cs="Arial"/>
          <w:sz w:val="22"/>
          <w:szCs w:val="22"/>
          <w:lang w:eastAsia="en-US"/>
        </w:rPr>
        <w:t xml:space="preserve"> this layer provides the low level drivers and the hardware interfacing methods to interact with the upper layers (application, libraries and stacks). </w:t>
      </w:r>
      <w:r w:rsidR="00E10AF6" w:rsidRPr="00E10AF6">
        <w:rPr>
          <w:rFonts w:ascii="Arial" w:hAnsi="Arial" w:cs="Arial"/>
          <w:sz w:val="22"/>
          <w:szCs w:val="22"/>
          <w:lang w:eastAsia="en-US"/>
        </w:rPr>
        <w:t>I</w:t>
      </w:r>
      <w:r w:rsidR="00E10AF6" w:rsidRPr="00E10AF6">
        <w:rPr>
          <w:rFonts w:ascii="Arial" w:hAnsi="Arial" w:cs="Arial"/>
          <w:sz w:val="22"/>
        </w:rPr>
        <w:t xml:space="preserve">t provides </w:t>
      </w:r>
      <w:proofErr w:type="gramStart"/>
      <w:r w:rsidR="00914AC0" w:rsidRPr="00E10AF6">
        <w:rPr>
          <w:rFonts w:ascii="Arial" w:hAnsi="Arial" w:cs="Arial"/>
          <w:sz w:val="22"/>
        </w:rPr>
        <w:t>generic</w:t>
      </w:r>
      <w:r w:rsidR="00914AC0">
        <w:rPr>
          <w:rFonts w:ascii="Arial" w:hAnsi="Arial" w:cs="Arial"/>
          <w:sz w:val="22"/>
        </w:rPr>
        <w:t>,</w:t>
      </w:r>
      <w:proofErr w:type="gramEnd"/>
      <w:r w:rsidR="00E10AF6" w:rsidRPr="00E10AF6">
        <w:rPr>
          <w:rFonts w:ascii="Arial" w:hAnsi="Arial" w:cs="Arial"/>
          <w:sz w:val="22"/>
        </w:rPr>
        <w:t xml:space="preserve"> multi instance and </w:t>
      </w:r>
      <w:r w:rsidR="00E10AF6" w:rsidRPr="008541F0">
        <w:rPr>
          <w:rFonts w:ascii="Arial" w:hAnsi="Arial" w:cs="Arial"/>
          <w:sz w:val="22"/>
        </w:rPr>
        <w:t xml:space="preserve">functionalities oriented </w:t>
      </w:r>
      <w:r w:rsidR="00E10AF6" w:rsidRPr="00E10AF6">
        <w:rPr>
          <w:rFonts w:ascii="Arial" w:hAnsi="Arial" w:cs="Arial"/>
          <w:sz w:val="22"/>
        </w:rPr>
        <w:t xml:space="preserve">APIs which permit to offload the user application implementation by providing ready to use </w:t>
      </w:r>
      <w:r w:rsidR="00080A5C">
        <w:rPr>
          <w:rFonts w:ascii="Arial" w:hAnsi="Arial" w:cs="Arial"/>
          <w:sz w:val="22"/>
        </w:rPr>
        <w:t>process</w:t>
      </w:r>
      <w:r w:rsidR="00E10AF6" w:rsidRPr="00E10AF6">
        <w:rPr>
          <w:rFonts w:ascii="Arial" w:hAnsi="Arial" w:cs="Arial"/>
          <w:sz w:val="22"/>
        </w:rPr>
        <w:t xml:space="preserve">. </w:t>
      </w:r>
      <w:r w:rsidR="00080A5C">
        <w:rPr>
          <w:rFonts w:ascii="Arial" w:hAnsi="Arial" w:cs="Arial"/>
          <w:sz w:val="22"/>
        </w:rPr>
        <w:t>As example</w:t>
      </w:r>
      <w:r w:rsidR="00914AC0">
        <w:rPr>
          <w:rFonts w:ascii="Arial" w:hAnsi="Arial" w:cs="Arial"/>
          <w:sz w:val="22"/>
        </w:rPr>
        <w:t>,</w:t>
      </w:r>
      <w:r w:rsidR="00080A5C">
        <w:rPr>
          <w:rFonts w:ascii="Arial" w:hAnsi="Arial" w:cs="Arial"/>
          <w:sz w:val="22"/>
        </w:rPr>
        <w:t xml:space="preserve"> for the communication p</w:t>
      </w:r>
      <w:r w:rsidR="00E10AF6" w:rsidRPr="00E10AF6">
        <w:rPr>
          <w:rFonts w:ascii="Arial" w:hAnsi="Arial" w:cs="Arial"/>
          <w:sz w:val="22"/>
        </w:rPr>
        <w:t>eripherals</w:t>
      </w:r>
      <w:r w:rsidR="00080A5C">
        <w:rPr>
          <w:rFonts w:ascii="Arial" w:hAnsi="Arial" w:cs="Arial"/>
          <w:sz w:val="22"/>
        </w:rPr>
        <w:t xml:space="preserve"> (I2S, UART…)</w:t>
      </w:r>
      <w:r w:rsidR="00E10AF6" w:rsidRPr="00E10AF6">
        <w:rPr>
          <w:rFonts w:ascii="Arial" w:hAnsi="Arial" w:cs="Arial"/>
          <w:sz w:val="22"/>
        </w:rPr>
        <w:t xml:space="preserve"> </w:t>
      </w:r>
      <w:r w:rsidR="00080A5C">
        <w:rPr>
          <w:rFonts w:ascii="Arial" w:hAnsi="Arial" w:cs="Arial"/>
          <w:sz w:val="22"/>
        </w:rPr>
        <w:t xml:space="preserve">it </w:t>
      </w:r>
      <w:r w:rsidR="00E10AF6" w:rsidRPr="00E10AF6">
        <w:rPr>
          <w:rFonts w:ascii="Arial" w:hAnsi="Arial" w:cs="Arial"/>
          <w:sz w:val="22"/>
        </w:rPr>
        <w:t xml:space="preserve">provides APIs </w:t>
      </w:r>
      <w:r w:rsidR="00080A5C">
        <w:rPr>
          <w:rFonts w:ascii="Arial" w:hAnsi="Arial" w:cs="Arial"/>
          <w:sz w:val="22"/>
        </w:rPr>
        <w:t xml:space="preserve">allowing </w:t>
      </w:r>
      <w:r w:rsidR="00E10AF6" w:rsidRPr="00E10AF6">
        <w:rPr>
          <w:rFonts w:ascii="Arial" w:hAnsi="Arial" w:cs="Arial"/>
          <w:sz w:val="22"/>
        </w:rPr>
        <w:t xml:space="preserve">to initialize and configure the peripheral, manage data transfer based on polling, interrupt or DMA </w:t>
      </w:r>
      <w:r w:rsidR="00080A5C">
        <w:rPr>
          <w:rFonts w:ascii="Arial" w:hAnsi="Arial" w:cs="Arial"/>
          <w:sz w:val="22"/>
        </w:rPr>
        <w:t xml:space="preserve">process, </w:t>
      </w:r>
      <w:r w:rsidR="00E10AF6" w:rsidRPr="00E10AF6">
        <w:rPr>
          <w:rFonts w:ascii="Arial" w:hAnsi="Arial" w:cs="Arial"/>
          <w:sz w:val="22"/>
        </w:rPr>
        <w:t xml:space="preserve">and manage communication errors that may </w:t>
      </w:r>
      <w:r w:rsidR="00080A5C" w:rsidRPr="00E10AF6">
        <w:rPr>
          <w:rFonts w:ascii="Arial" w:hAnsi="Arial" w:cs="Arial"/>
          <w:sz w:val="22"/>
        </w:rPr>
        <w:t>raise</w:t>
      </w:r>
      <w:r w:rsidR="00E10AF6" w:rsidRPr="00E10AF6">
        <w:rPr>
          <w:rFonts w:ascii="Arial" w:hAnsi="Arial" w:cs="Arial"/>
          <w:sz w:val="22"/>
        </w:rPr>
        <w:t xml:space="preserve"> during communication.</w:t>
      </w:r>
      <w:r w:rsidR="00080A5C">
        <w:rPr>
          <w:rFonts w:ascii="Arial" w:hAnsi="Arial" w:cs="Arial"/>
          <w:sz w:val="22"/>
        </w:rPr>
        <w:t xml:space="preserve"> </w:t>
      </w:r>
      <w:r w:rsidR="00E10AF6" w:rsidRPr="00914AC0">
        <w:rPr>
          <w:rFonts w:ascii="Arial" w:hAnsi="Arial" w:cs="Arial"/>
          <w:sz w:val="22"/>
        </w:rPr>
        <w:t xml:space="preserve">The HAL Drivers APIs are split in two categories, generic APIs which </w:t>
      </w:r>
      <w:r w:rsidR="00E10AF6" w:rsidRPr="00914AC0">
        <w:rPr>
          <w:rFonts w:ascii="Arial" w:hAnsi="Arial" w:cs="Arial"/>
          <w:sz w:val="22"/>
          <w:szCs w:val="22"/>
        </w:rPr>
        <w:t>provides common and generic functions to all the STM32 series and extension APIs which provides specific and customized functions for a specific family or a specific part number.</w:t>
      </w:r>
    </w:p>
    <w:p w14:paraId="66658D67" w14:textId="77777777" w:rsidR="002765DA" w:rsidRPr="00080A5C" w:rsidRDefault="002765DA" w:rsidP="008E02E8">
      <w:pPr>
        <w:spacing w:line="276" w:lineRule="auto"/>
        <w:jc w:val="both"/>
        <w:rPr>
          <w:rFonts w:ascii="Arial" w:hAnsi="Arial" w:cs="Arial"/>
          <w:sz w:val="22"/>
          <w:szCs w:val="22"/>
          <w:lang w:eastAsia="en-US"/>
        </w:rPr>
      </w:pPr>
    </w:p>
    <w:p w14:paraId="60EE9DD4" w14:textId="36CF54E1" w:rsidR="002765DA" w:rsidRDefault="002765DA" w:rsidP="00847E27">
      <w:pPr>
        <w:pStyle w:val="ListParagraph"/>
        <w:numPr>
          <w:ilvl w:val="0"/>
          <w:numId w:val="10"/>
        </w:numPr>
        <w:spacing w:line="276" w:lineRule="auto"/>
        <w:ind w:left="349"/>
        <w:jc w:val="both"/>
        <w:rPr>
          <w:rFonts w:ascii="Arial" w:hAnsi="Arial" w:cs="Arial"/>
          <w:b/>
          <w:bCs/>
          <w:sz w:val="36"/>
        </w:rPr>
      </w:pPr>
      <w:r>
        <w:rPr>
          <w:rFonts w:ascii="Arial" w:hAnsi="Arial" w:cs="Arial"/>
          <w:b/>
          <w:sz w:val="22"/>
          <w:szCs w:val="22"/>
          <w:lang w:eastAsia="en-US"/>
        </w:rPr>
        <w:t xml:space="preserve">Basic peripheral usage </w:t>
      </w:r>
      <w:r w:rsidR="00080A5C">
        <w:rPr>
          <w:rFonts w:ascii="Arial" w:hAnsi="Arial" w:cs="Arial"/>
          <w:b/>
          <w:sz w:val="22"/>
          <w:szCs w:val="22"/>
          <w:lang w:eastAsia="en-US"/>
        </w:rPr>
        <w:t>examples</w:t>
      </w:r>
      <w:r>
        <w:rPr>
          <w:rFonts w:ascii="Arial" w:hAnsi="Arial" w:cs="Arial"/>
          <w:sz w:val="22"/>
          <w:szCs w:val="22"/>
          <w:lang w:eastAsia="en-US"/>
        </w:rPr>
        <w:t>: this layer encloses the examples buil</w:t>
      </w:r>
      <w:r w:rsidR="00080A5C">
        <w:rPr>
          <w:rFonts w:ascii="Arial" w:hAnsi="Arial" w:cs="Arial"/>
          <w:sz w:val="22"/>
          <w:szCs w:val="22"/>
          <w:lang w:eastAsia="en-US"/>
        </w:rPr>
        <w:t>d over the STM32 p</w:t>
      </w:r>
      <w:r>
        <w:rPr>
          <w:rFonts w:ascii="Arial" w:hAnsi="Arial" w:cs="Arial"/>
          <w:sz w:val="22"/>
          <w:szCs w:val="22"/>
          <w:lang w:eastAsia="en-US"/>
        </w:rPr>
        <w:t xml:space="preserve">eripheral using </w:t>
      </w:r>
      <w:r w:rsidR="00080A5C">
        <w:rPr>
          <w:rFonts w:ascii="Arial" w:hAnsi="Arial" w:cs="Arial"/>
          <w:sz w:val="22"/>
          <w:szCs w:val="22"/>
          <w:lang w:eastAsia="en-US"/>
        </w:rPr>
        <w:t>only the HAL and BSP resources.</w:t>
      </w:r>
    </w:p>
    <w:p w14:paraId="6E9DC46C" w14:textId="77777777" w:rsidR="002765DA" w:rsidRDefault="002765DA" w:rsidP="002765DA">
      <w:pPr>
        <w:autoSpaceDE w:val="0"/>
        <w:autoSpaceDN w:val="0"/>
        <w:adjustRightInd w:val="0"/>
        <w:ind w:left="567"/>
        <w:rPr>
          <w:rFonts w:ascii="Arial" w:hAnsi="Arial" w:cs="Arial"/>
          <w:szCs w:val="22"/>
          <w:lang w:eastAsia="en-US"/>
        </w:rPr>
      </w:pPr>
    </w:p>
    <w:p w14:paraId="76477840" w14:textId="77777777" w:rsidR="00B21B10" w:rsidRDefault="00B21B10" w:rsidP="002765DA">
      <w:pPr>
        <w:autoSpaceDE w:val="0"/>
        <w:autoSpaceDN w:val="0"/>
        <w:adjustRightInd w:val="0"/>
        <w:ind w:left="567"/>
        <w:rPr>
          <w:rFonts w:ascii="Arial" w:hAnsi="Arial" w:cs="Arial"/>
          <w:szCs w:val="22"/>
          <w:lang w:eastAsia="en-US"/>
        </w:rPr>
      </w:pPr>
    </w:p>
    <w:p w14:paraId="513BA8D7" w14:textId="77777777" w:rsidR="002765DA" w:rsidRDefault="002765DA" w:rsidP="002765DA">
      <w:pPr>
        <w:jc w:val="both"/>
        <w:rPr>
          <w:rFonts w:ascii="Arial" w:hAnsi="Arial" w:cs="Arial"/>
          <w:sz w:val="22"/>
          <w:szCs w:val="22"/>
          <w:lang w:eastAsia="en-US"/>
        </w:rPr>
      </w:pPr>
      <w:r>
        <w:rPr>
          <w:rFonts w:ascii="Arial" w:hAnsi="Arial" w:cs="Arial"/>
          <w:b/>
          <w:sz w:val="22"/>
          <w:szCs w:val="22"/>
          <w:lang w:eastAsia="en-US"/>
        </w:rPr>
        <w:t>Level 1:</w:t>
      </w:r>
      <w:r>
        <w:rPr>
          <w:rFonts w:ascii="Arial" w:hAnsi="Arial" w:cs="Arial"/>
          <w:sz w:val="22"/>
          <w:szCs w:val="22"/>
          <w:lang w:eastAsia="en-US"/>
        </w:rPr>
        <w:t xml:space="preserve"> This level is divided into two sub-layers: </w:t>
      </w:r>
    </w:p>
    <w:p w14:paraId="78C90F60" w14:textId="77777777" w:rsidR="002765DA" w:rsidRDefault="002765DA" w:rsidP="002765DA">
      <w:pPr>
        <w:jc w:val="both"/>
        <w:rPr>
          <w:rFonts w:ascii="Arial" w:hAnsi="Arial" w:cs="Arial"/>
          <w:sz w:val="22"/>
          <w:szCs w:val="22"/>
          <w:lang w:eastAsia="en-US"/>
        </w:rPr>
      </w:pPr>
    </w:p>
    <w:p w14:paraId="545FDCD2" w14:textId="65D69636" w:rsidR="002765DA" w:rsidRDefault="00B864E0" w:rsidP="00847E27">
      <w:pPr>
        <w:pStyle w:val="ListParagraph"/>
        <w:numPr>
          <w:ilvl w:val="0"/>
          <w:numId w:val="12"/>
        </w:numPr>
        <w:ind w:left="360"/>
        <w:jc w:val="both"/>
        <w:rPr>
          <w:rFonts w:ascii="Arial" w:hAnsi="Arial" w:cs="Arial"/>
          <w:sz w:val="22"/>
          <w:szCs w:val="22"/>
          <w:lang w:eastAsia="en-US"/>
        </w:rPr>
      </w:pPr>
      <w:r w:rsidRPr="00F12676">
        <w:rPr>
          <w:rFonts w:ascii="Arial" w:hAnsi="Arial" w:cs="Arial"/>
          <w:b/>
          <w:sz w:val="22"/>
          <w:szCs w:val="22"/>
          <w:lang w:eastAsia="en-US"/>
        </w:rPr>
        <w:t>Middleware components</w:t>
      </w:r>
      <w:r w:rsidR="002765DA">
        <w:rPr>
          <w:rFonts w:ascii="Arial" w:hAnsi="Arial" w:cs="Arial"/>
          <w:sz w:val="22"/>
          <w:szCs w:val="22"/>
          <w:lang w:eastAsia="en-US"/>
        </w:rPr>
        <w:t xml:space="preserve">: set of </w:t>
      </w:r>
      <w:r w:rsidR="009C550A">
        <w:rPr>
          <w:rFonts w:ascii="Arial" w:hAnsi="Arial" w:cs="Arial"/>
          <w:sz w:val="22"/>
          <w:szCs w:val="22"/>
          <w:lang w:eastAsia="en-US"/>
        </w:rPr>
        <w:t>L</w:t>
      </w:r>
      <w:r w:rsidR="002765DA">
        <w:rPr>
          <w:rFonts w:ascii="Arial" w:hAnsi="Arial" w:cs="Arial"/>
          <w:sz w:val="22"/>
          <w:szCs w:val="22"/>
          <w:lang w:eastAsia="en-US"/>
        </w:rPr>
        <w:t>ibraries</w:t>
      </w:r>
      <w:r w:rsidR="001C7C33">
        <w:rPr>
          <w:rFonts w:ascii="Arial" w:hAnsi="Arial" w:cs="Arial"/>
          <w:sz w:val="22"/>
          <w:szCs w:val="22"/>
          <w:lang w:eastAsia="en-US"/>
        </w:rPr>
        <w:t xml:space="preserve"> covering </w:t>
      </w:r>
      <w:r w:rsidR="001C7C33" w:rsidRPr="00CF62A0">
        <w:rPr>
          <w:rFonts w:ascii="Arial" w:hAnsi="Arial" w:cs="Arial"/>
          <w:sz w:val="22"/>
          <w:szCs w:val="22"/>
          <w:lang w:eastAsia="en-US"/>
        </w:rPr>
        <w:t xml:space="preserve">USB </w:t>
      </w:r>
      <w:r w:rsidR="00B21B10">
        <w:rPr>
          <w:rFonts w:ascii="Arial" w:hAnsi="Arial" w:cs="Arial"/>
          <w:sz w:val="22"/>
          <w:szCs w:val="22"/>
          <w:lang w:eastAsia="en-US"/>
        </w:rPr>
        <w:t>Device l</w:t>
      </w:r>
      <w:r w:rsidR="003E5F00">
        <w:rPr>
          <w:rFonts w:ascii="Arial" w:hAnsi="Arial" w:cs="Arial"/>
          <w:sz w:val="22"/>
          <w:szCs w:val="22"/>
          <w:lang w:eastAsia="en-US"/>
        </w:rPr>
        <w:t>ibrary</w:t>
      </w:r>
      <w:r w:rsidR="001C7C33" w:rsidRPr="00CF62A0">
        <w:rPr>
          <w:rFonts w:ascii="Arial" w:hAnsi="Arial" w:cs="Arial"/>
          <w:sz w:val="22"/>
          <w:szCs w:val="22"/>
          <w:lang w:eastAsia="en-US"/>
        </w:rPr>
        <w:t xml:space="preserve">, </w:t>
      </w:r>
      <w:proofErr w:type="spellStart"/>
      <w:r w:rsidR="00B21B10">
        <w:rPr>
          <w:rFonts w:ascii="Arial" w:hAnsi="Arial" w:cs="Arial"/>
          <w:sz w:val="22"/>
          <w:szCs w:val="22"/>
          <w:lang w:eastAsia="en-US"/>
        </w:rPr>
        <w:t>STMTouch</w:t>
      </w:r>
      <w:proofErr w:type="spellEnd"/>
      <w:r w:rsidR="00B21B10">
        <w:rPr>
          <w:rFonts w:ascii="Arial" w:hAnsi="Arial" w:cs="Arial"/>
          <w:sz w:val="22"/>
          <w:szCs w:val="22"/>
          <w:lang w:eastAsia="en-US"/>
        </w:rPr>
        <w:t xml:space="preserve"> touch sensing library, graphical </w:t>
      </w:r>
      <w:proofErr w:type="spellStart"/>
      <w:r w:rsidR="001C7C33" w:rsidRPr="00CF62A0">
        <w:rPr>
          <w:rFonts w:ascii="Arial" w:hAnsi="Arial" w:cs="Arial"/>
          <w:sz w:val="22"/>
          <w:szCs w:val="22"/>
          <w:lang w:eastAsia="en-US"/>
        </w:rPr>
        <w:t>STemWin</w:t>
      </w:r>
      <w:proofErr w:type="spellEnd"/>
      <w:r w:rsidR="00B21B10">
        <w:rPr>
          <w:rFonts w:ascii="Arial" w:hAnsi="Arial" w:cs="Arial"/>
          <w:sz w:val="22"/>
          <w:szCs w:val="22"/>
          <w:lang w:eastAsia="en-US"/>
        </w:rPr>
        <w:t xml:space="preserve"> library, </w:t>
      </w:r>
      <w:proofErr w:type="spellStart"/>
      <w:r w:rsidR="00B21B10">
        <w:rPr>
          <w:rFonts w:ascii="Arial" w:hAnsi="Arial" w:cs="Arial"/>
          <w:sz w:val="22"/>
          <w:szCs w:val="22"/>
          <w:lang w:eastAsia="en-US"/>
        </w:rPr>
        <w:t>FreeRTOS</w:t>
      </w:r>
      <w:proofErr w:type="spellEnd"/>
      <w:r w:rsidR="00B21B10">
        <w:rPr>
          <w:rFonts w:ascii="Arial" w:hAnsi="Arial" w:cs="Arial"/>
          <w:sz w:val="22"/>
          <w:szCs w:val="22"/>
          <w:lang w:eastAsia="en-US"/>
        </w:rPr>
        <w:t xml:space="preserve"> and</w:t>
      </w:r>
      <w:r w:rsidR="001C7C33" w:rsidRPr="00CF62A0">
        <w:rPr>
          <w:rFonts w:ascii="Arial" w:hAnsi="Arial" w:cs="Arial"/>
          <w:sz w:val="22"/>
          <w:szCs w:val="22"/>
          <w:lang w:eastAsia="en-US"/>
        </w:rPr>
        <w:t xml:space="preserve"> </w:t>
      </w:r>
      <w:proofErr w:type="spellStart"/>
      <w:r w:rsidR="001C7C33" w:rsidRPr="00CF62A0">
        <w:rPr>
          <w:rFonts w:ascii="Arial" w:hAnsi="Arial" w:cs="Arial"/>
          <w:sz w:val="22"/>
          <w:szCs w:val="22"/>
          <w:lang w:eastAsia="en-US"/>
        </w:rPr>
        <w:t>FatFS</w:t>
      </w:r>
      <w:proofErr w:type="spellEnd"/>
      <w:r w:rsidR="001C7C33">
        <w:rPr>
          <w:rFonts w:ascii="Arial" w:hAnsi="Arial" w:cs="Arial"/>
          <w:sz w:val="22"/>
          <w:szCs w:val="22"/>
          <w:lang w:eastAsia="en-US"/>
        </w:rPr>
        <w:t>. H</w:t>
      </w:r>
      <w:r w:rsidR="002765DA">
        <w:rPr>
          <w:rFonts w:ascii="Arial" w:hAnsi="Arial" w:cs="Arial"/>
          <w:sz w:val="22"/>
          <w:szCs w:val="22"/>
          <w:lang w:eastAsia="en-US"/>
        </w:rPr>
        <w:t xml:space="preserve">orizontal interactions between the components of this layer </w:t>
      </w:r>
      <w:r w:rsidR="001C7C33">
        <w:rPr>
          <w:rFonts w:ascii="Arial" w:hAnsi="Arial" w:cs="Arial"/>
          <w:sz w:val="22"/>
          <w:szCs w:val="22"/>
          <w:lang w:eastAsia="en-US"/>
        </w:rPr>
        <w:t xml:space="preserve">is </w:t>
      </w:r>
      <w:r w:rsidR="002765DA">
        <w:rPr>
          <w:rFonts w:ascii="Arial" w:hAnsi="Arial" w:cs="Arial"/>
          <w:sz w:val="22"/>
          <w:szCs w:val="22"/>
          <w:lang w:eastAsia="en-US"/>
        </w:rPr>
        <w:t xml:space="preserve">done directly by calling the feature APIs while the vertical interaction with the low level drivers </w:t>
      </w:r>
      <w:r w:rsidR="001C7C33">
        <w:rPr>
          <w:rFonts w:ascii="Arial" w:hAnsi="Arial" w:cs="Arial"/>
          <w:sz w:val="22"/>
          <w:szCs w:val="22"/>
          <w:lang w:eastAsia="en-US"/>
        </w:rPr>
        <w:t xml:space="preserve">is </w:t>
      </w:r>
      <w:r w:rsidR="002765DA">
        <w:rPr>
          <w:rFonts w:ascii="Arial" w:hAnsi="Arial" w:cs="Arial"/>
          <w:sz w:val="22"/>
          <w:szCs w:val="22"/>
          <w:lang w:eastAsia="en-US"/>
        </w:rPr>
        <w:t xml:space="preserve">done through specific callbacks and static macros implemented in the library system call interface. </w:t>
      </w:r>
      <w:r w:rsidR="001C7C33">
        <w:rPr>
          <w:rFonts w:ascii="Arial" w:hAnsi="Arial" w:cs="Arial"/>
          <w:sz w:val="22"/>
          <w:szCs w:val="22"/>
          <w:lang w:eastAsia="en-US"/>
        </w:rPr>
        <w:t xml:space="preserve">As example, the </w:t>
      </w:r>
      <w:proofErr w:type="spellStart"/>
      <w:r w:rsidR="001C7C33">
        <w:rPr>
          <w:rFonts w:ascii="Arial" w:hAnsi="Arial" w:cs="Arial"/>
          <w:sz w:val="22"/>
          <w:szCs w:val="22"/>
          <w:lang w:eastAsia="en-US"/>
        </w:rPr>
        <w:t>FatFs</w:t>
      </w:r>
      <w:proofErr w:type="spellEnd"/>
      <w:r w:rsidR="002765DA">
        <w:rPr>
          <w:rFonts w:ascii="Arial" w:hAnsi="Arial" w:cs="Arial"/>
          <w:sz w:val="22"/>
          <w:szCs w:val="22"/>
          <w:lang w:eastAsia="en-US"/>
        </w:rPr>
        <w:t xml:space="preserve"> implement</w:t>
      </w:r>
      <w:r w:rsidR="001C7C33">
        <w:rPr>
          <w:rFonts w:ascii="Arial" w:hAnsi="Arial" w:cs="Arial"/>
          <w:sz w:val="22"/>
          <w:szCs w:val="22"/>
          <w:lang w:eastAsia="en-US"/>
        </w:rPr>
        <w:t>s</w:t>
      </w:r>
      <w:r w:rsidR="002765DA">
        <w:rPr>
          <w:rFonts w:ascii="Arial" w:hAnsi="Arial" w:cs="Arial"/>
          <w:sz w:val="22"/>
          <w:szCs w:val="22"/>
          <w:lang w:eastAsia="en-US"/>
        </w:rPr>
        <w:t xml:space="preserve"> the disk I/O driver to </w:t>
      </w:r>
      <w:r w:rsidR="001C7C33">
        <w:rPr>
          <w:rFonts w:ascii="Arial" w:hAnsi="Arial" w:cs="Arial"/>
          <w:sz w:val="22"/>
          <w:szCs w:val="22"/>
          <w:lang w:eastAsia="en-US"/>
        </w:rPr>
        <w:t xml:space="preserve">access </w:t>
      </w:r>
      <w:proofErr w:type="spellStart"/>
      <w:r w:rsidR="002765DA">
        <w:rPr>
          <w:rFonts w:ascii="Arial" w:hAnsi="Arial" w:cs="Arial"/>
          <w:sz w:val="22"/>
          <w:szCs w:val="22"/>
          <w:lang w:eastAsia="en-US"/>
        </w:rPr>
        <w:t>microSD</w:t>
      </w:r>
      <w:proofErr w:type="spellEnd"/>
      <w:r w:rsidR="002765DA">
        <w:rPr>
          <w:rFonts w:ascii="Arial" w:hAnsi="Arial" w:cs="Arial"/>
          <w:sz w:val="22"/>
          <w:szCs w:val="22"/>
          <w:lang w:eastAsia="en-US"/>
        </w:rPr>
        <w:t xml:space="preserve"> </w:t>
      </w:r>
      <w:r w:rsidR="001C7C33">
        <w:rPr>
          <w:rFonts w:ascii="Arial" w:hAnsi="Arial" w:cs="Arial"/>
          <w:sz w:val="22"/>
          <w:szCs w:val="22"/>
          <w:lang w:eastAsia="en-US"/>
        </w:rPr>
        <w:t xml:space="preserve">drive </w:t>
      </w:r>
      <w:r w:rsidR="002765DA">
        <w:rPr>
          <w:rFonts w:ascii="Arial" w:hAnsi="Arial" w:cs="Arial"/>
          <w:sz w:val="22"/>
          <w:szCs w:val="22"/>
          <w:lang w:eastAsia="en-US"/>
        </w:rPr>
        <w:t>or the USB Mass Storage Class.</w:t>
      </w:r>
    </w:p>
    <w:p w14:paraId="5CC1CA42" w14:textId="77777777" w:rsidR="00B21B10" w:rsidRDefault="00B21B10" w:rsidP="00B21B10">
      <w:pPr>
        <w:pStyle w:val="ListParagraph"/>
        <w:ind w:left="360"/>
        <w:jc w:val="both"/>
        <w:rPr>
          <w:rFonts w:ascii="Arial" w:hAnsi="Arial" w:cs="Arial"/>
          <w:b/>
          <w:sz w:val="22"/>
          <w:szCs w:val="22"/>
          <w:lang w:eastAsia="en-US"/>
        </w:rPr>
      </w:pPr>
    </w:p>
    <w:p w14:paraId="0CD05C13" w14:textId="50D56761" w:rsidR="00B21B10" w:rsidRPr="00B21B10" w:rsidRDefault="00B21B10" w:rsidP="00B21B10">
      <w:pPr>
        <w:pStyle w:val="ListParagraph"/>
        <w:ind w:left="360"/>
        <w:jc w:val="both"/>
        <w:rPr>
          <w:rFonts w:ascii="Arial" w:hAnsi="Arial" w:cs="Arial"/>
          <w:sz w:val="22"/>
          <w:szCs w:val="22"/>
          <w:lang w:eastAsia="en-US"/>
        </w:rPr>
      </w:pPr>
      <w:r w:rsidRPr="00B21B10">
        <w:rPr>
          <w:rFonts w:ascii="Arial" w:hAnsi="Arial" w:cs="Arial"/>
          <w:sz w:val="22"/>
          <w:szCs w:val="22"/>
          <w:lang w:eastAsia="en-US"/>
        </w:rPr>
        <w:t>The main features of each Middleware component are as follow</w:t>
      </w:r>
      <w:r>
        <w:rPr>
          <w:rFonts w:ascii="Arial" w:hAnsi="Arial" w:cs="Arial"/>
          <w:sz w:val="22"/>
          <w:szCs w:val="22"/>
          <w:lang w:eastAsia="en-US"/>
        </w:rPr>
        <w:t>s</w:t>
      </w:r>
      <w:r w:rsidRPr="00B21B10">
        <w:rPr>
          <w:rFonts w:ascii="Arial" w:hAnsi="Arial" w:cs="Arial"/>
          <w:sz w:val="22"/>
          <w:szCs w:val="22"/>
          <w:lang w:eastAsia="en-US"/>
        </w:rPr>
        <w:t>:</w:t>
      </w:r>
    </w:p>
    <w:p w14:paraId="3795587F" w14:textId="77777777" w:rsidR="00B21B10" w:rsidRDefault="00B21B10" w:rsidP="00B21B10">
      <w:pPr>
        <w:pStyle w:val="ListParagraph"/>
        <w:ind w:left="360"/>
        <w:jc w:val="both"/>
        <w:rPr>
          <w:rFonts w:ascii="Arial" w:hAnsi="Arial" w:cs="Arial"/>
          <w:sz w:val="22"/>
          <w:szCs w:val="22"/>
          <w:u w:val="single"/>
          <w:lang w:eastAsia="en-US"/>
        </w:rPr>
      </w:pPr>
    </w:p>
    <w:p w14:paraId="306901AC" w14:textId="77777777" w:rsidR="00B21B10" w:rsidRPr="00B21B10" w:rsidRDefault="00B21B10" w:rsidP="00B21B10">
      <w:pPr>
        <w:pStyle w:val="ListParagraph"/>
        <w:ind w:left="360"/>
        <w:jc w:val="both"/>
        <w:rPr>
          <w:rFonts w:ascii="Arial" w:hAnsi="Arial" w:cs="Arial"/>
          <w:sz w:val="22"/>
          <w:szCs w:val="22"/>
          <w:u w:val="single"/>
          <w:lang w:eastAsia="en-US"/>
        </w:rPr>
      </w:pPr>
      <w:r w:rsidRPr="00B21B10">
        <w:rPr>
          <w:rFonts w:ascii="Arial" w:hAnsi="Arial" w:cs="Arial"/>
          <w:sz w:val="22"/>
          <w:szCs w:val="22"/>
          <w:u w:val="single"/>
          <w:lang w:eastAsia="en-US"/>
        </w:rPr>
        <w:t>USB Device Library</w:t>
      </w:r>
    </w:p>
    <w:p w14:paraId="4771E2E0" w14:textId="77777777" w:rsidR="00B21B10" w:rsidRPr="00B21B10" w:rsidRDefault="00B21B10" w:rsidP="00B21B10">
      <w:pPr>
        <w:pStyle w:val="ListParagraph"/>
        <w:ind w:left="360"/>
        <w:rPr>
          <w:rFonts w:ascii="Arial" w:hAnsi="Arial" w:cs="Arial"/>
          <w:sz w:val="22"/>
          <w:szCs w:val="22"/>
          <w:lang w:eastAsia="en-US"/>
        </w:rPr>
      </w:pPr>
      <w:r w:rsidRPr="00B21B10">
        <w:rPr>
          <w:rFonts w:ascii="Arial" w:hAnsi="Arial" w:cs="Arial"/>
          <w:sz w:val="22"/>
          <w:szCs w:val="22"/>
          <w:lang w:eastAsia="en-US"/>
        </w:rPr>
        <w:t xml:space="preserve">– Several USB classes supported (Mass-Storage, HID, CDC, DFU, AUDIO, </w:t>
      </w:r>
      <w:proofErr w:type="gramStart"/>
      <w:r w:rsidRPr="00B21B10">
        <w:rPr>
          <w:rFonts w:ascii="Arial" w:hAnsi="Arial" w:cs="Arial"/>
          <w:sz w:val="22"/>
          <w:szCs w:val="22"/>
          <w:lang w:eastAsia="en-US"/>
        </w:rPr>
        <w:t>MTP</w:t>
      </w:r>
      <w:proofErr w:type="gramEnd"/>
      <w:r w:rsidRPr="00B21B10">
        <w:rPr>
          <w:rFonts w:ascii="Arial" w:hAnsi="Arial" w:cs="Arial"/>
          <w:sz w:val="22"/>
          <w:szCs w:val="22"/>
          <w:lang w:eastAsia="en-US"/>
        </w:rPr>
        <w:t>)</w:t>
      </w:r>
    </w:p>
    <w:p w14:paraId="272FB6A4" w14:textId="02622D77" w:rsidR="00B21B10" w:rsidRPr="00B21B10" w:rsidRDefault="00B21B10" w:rsidP="00B21B10">
      <w:pPr>
        <w:pStyle w:val="ListParagraph"/>
        <w:ind w:left="360"/>
        <w:rPr>
          <w:rFonts w:ascii="Arial" w:hAnsi="Arial" w:cs="Arial"/>
          <w:sz w:val="22"/>
          <w:szCs w:val="22"/>
          <w:lang w:eastAsia="en-US"/>
        </w:rPr>
      </w:pPr>
      <w:r w:rsidRPr="00B21B10">
        <w:rPr>
          <w:rFonts w:ascii="Arial" w:hAnsi="Arial" w:cs="Arial"/>
          <w:sz w:val="22"/>
          <w:szCs w:val="22"/>
          <w:lang w:eastAsia="en-US"/>
        </w:rPr>
        <w:t>– Supports multi packet transfer features: allows sending big amounts of data without splitting them into max packet size transfers.</w:t>
      </w:r>
    </w:p>
    <w:p w14:paraId="49678B34" w14:textId="75AC91BC" w:rsidR="00B21B10" w:rsidRPr="00B21B10" w:rsidRDefault="00B21B10" w:rsidP="00B21B10">
      <w:pPr>
        <w:pStyle w:val="ListParagraph"/>
        <w:ind w:left="360"/>
        <w:rPr>
          <w:rFonts w:ascii="Arial" w:hAnsi="Arial" w:cs="Arial"/>
          <w:sz w:val="22"/>
          <w:szCs w:val="22"/>
          <w:lang w:eastAsia="en-US"/>
        </w:rPr>
      </w:pPr>
      <w:r w:rsidRPr="00B21B10">
        <w:rPr>
          <w:rFonts w:ascii="Arial" w:hAnsi="Arial" w:cs="Arial"/>
          <w:sz w:val="22"/>
          <w:szCs w:val="22"/>
          <w:lang w:eastAsia="en-US"/>
        </w:rPr>
        <w:t>– Uses configuration files to change the core and the library configuration without changing the library code (Read Only).</w:t>
      </w:r>
    </w:p>
    <w:p w14:paraId="24542CDF" w14:textId="77777777" w:rsidR="00B21B10" w:rsidRPr="00B21B10" w:rsidRDefault="00B21B10" w:rsidP="00B21B10">
      <w:pPr>
        <w:pStyle w:val="ListParagraph"/>
        <w:ind w:left="360"/>
        <w:rPr>
          <w:rFonts w:ascii="Arial" w:hAnsi="Arial" w:cs="Arial"/>
          <w:sz w:val="22"/>
          <w:szCs w:val="22"/>
          <w:lang w:eastAsia="en-US"/>
        </w:rPr>
      </w:pPr>
      <w:r w:rsidRPr="00B21B10">
        <w:rPr>
          <w:rFonts w:ascii="Arial" w:hAnsi="Arial" w:cs="Arial"/>
          <w:sz w:val="22"/>
          <w:szCs w:val="22"/>
          <w:lang w:eastAsia="en-US"/>
        </w:rPr>
        <w:t>– RTOS and Standalone operation</w:t>
      </w:r>
    </w:p>
    <w:p w14:paraId="5759205C" w14:textId="709C4F26" w:rsidR="00B21B10" w:rsidRPr="00B21B10" w:rsidRDefault="00B21B10" w:rsidP="00B21B10">
      <w:pPr>
        <w:pStyle w:val="ListParagraph"/>
        <w:ind w:left="360"/>
        <w:rPr>
          <w:rFonts w:ascii="Arial" w:hAnsi="Arial" w:cs="Arial"/>
          <w:sz w:val="22"/>
          <w:szCs w:val="22"/>
          <w:lang w:eastAsia="en-US"/>
        </w:rPr>
      </w:pPr>
      <w:r w:rsidRPr="00B21B10">
        <w:rPr>
          <w:rFonts w:ascii="Arial" w:hAnsi="Arial" w:cs="Arial"/>
          <w:sz w:val="22"/>
          <w:szCs w:val="22"/>
          <w:lang w:eastAsia="en-US"/>
        </w:rPr>
        <w:t>– The link with low-level driver is done through</w:t>
      </w:r>
      <w:r>
        <w:rPr>
          <w:rFonts w:ascii="Arial" w:hAnsi="Arial" w:cs="Arial"/>
          <w:sz w:val="22"/>
          <w:szCs w:val="22"/>
          <w:lang w:eastAsia="en-US"/>
        </w:rPr>
        <w:t xml:space="preserve"> an abstraction layer using the </w:t>
      </w:r>
      <w:r w:rsidRPr="00B21B10">
        <w:rPr>
          <w:rFonts w:ascii="Arial" w:hAnsi="Arial" w:cs="Arial"/>
          <w:sz w:val="22"/>
          <w:szCs w:val="22"/>
          <w:lang w:eastAsia="en-US"/>
        </w:rPr>
        <w:t xml:space="preserve">configuration file to avoid any dependency between the Library and the low-level </w:t>
      </w:r>
    </w:p>
    <w:p w14:paraId="113B3EFE" w14:textId="77777777" w:rsidR="00B21B10" w:rsidRPr="00B21B10" w:rsidRDefault="00B21B10" w:rsidP="00B21B10">
      <w:pPr>
        <w:pStyle w:val="ListParagraph"/>
        <w:ind w:left="360"/>
        <w:rPr>
          <w:rFonts w:ascii="Arial" w:hAnsi="Arial" w:cs="Arial"/>
          <w:sz w:val="22"/>
          <w:szCs w:val="22"/>
          <w:lang w:eastAsia="en-US"/>
        </w:rPr>
      </w:pPr>
      <w:proofErr w:type="gramStart"/>
      <w:r w:rsidRPr="00B21B10">
        <w:rPr>
          <w:rFonts w:ascii="Arial" w:hAnsi="Arial" w:cs="Arial"/>
          <w:sz w:val="22"/>
          <w:szCs w:val="22"/>
          <w:lang w:eastAsia="en-US"/>
        </w:rPr>
        <w:t>drivers</w:t>
      </w:r>
      <w:proofErr w:type="gramEnd"/>
      <w:r w:rsidRPr="00B21B10">
        <w:rPr>
          <w:rFonts w:ascii="Arial" w:hAnsi="Arial" w:cs="Arial"/>
          <w:sz w:val="22"/>
          <w:szCs w:val="22"/>
          <w:lang w:eastAsia="en-US"/>
        </w:rPr>
        <w:t>.</w:t>
      </w:r>
    </w:p>
    <w:p w14:paraId="7770C4FE" w14:textId="77777777" w:rsidR="00B21B10" w:rsidRDefault="00B21B10" w:rsidP="00B21B10">
      <w:pPr>
        <w:pStyle w:val="ListParagraph"/>
        <w:ind w:left="360"/>
        <w:jc w:val="both"/>
        <w:rPr>
          <w:rFonts w:ascii="Arial" w:hAnsi="Arial" w:cs="Arial"/>
          <w:sz w:val="22"/>
          <w:szCs w:val="22"/>
          <w:u w:val="single"/>
          <w:lang w:eastAsia="en-US"/>
        </w:rPr>
      </w:pPr>
    </w:p>
    <w:p w14:paraId="28EC5A63" w14:textId="77777777" w:rsidR="00B21B10" w:rsidRPr="00B21B10" w:rsidRDefault="00B21B10" w:rsidP="00B21B10">
      <w:pPr>
        <w:pStyle w:val="ListParagraph"/>
        <w:ind w:left="360"/>
        <w:jc w:val="both"/>
        <w:rPr>
          <w:rFonts w:ascii="Arial" w:hAnsi="Arial" w:cs="Arial"/>
          <w:sz w:val="22"/>
          <w:szCs w:val="22"/>
          <w:u w:val="single"/>
          <w:lang w:eastAsia="en-US"/>
        </w:rPr>
      </w:pPr>
      <w:proofErr w:type="spellStart"/>
      <w:r w:rsidRPr="00B21B10">
        <w:rPr>
          <w:rFonts w:ascii="Arial" w:hAnsi="Arial" w:cs="Arial"/>
          <w:sz w:val="22"/>
          <w:szCs w:val="22"/>
          <w:u w:val="single"/>
          <w:lang w:eastAsia="en-US"/>
        </w:rPr>
        <w:t>FreeRTOS</w:t>
      </w:r>
      <w:proofErr w:type="spellEnd"/>
    </w:p>
    <w:p w14:paraId="0E543FB7" w14:textId="3B3254B5" w:rsidR="00B21B10" w:rsidRPr="00B21B10" w:rsidRDefault="00B21B10" w:rsidP="00847E27">
      <w:pPr>
        <w:pStyle w:val="ListParagraph"/>
        <w:numPr>
          <w:ilvl w:val="0"/>
          <w:numId w:val="19"/>
        </w:numPr>
        <w:jc w:val="both"/>
        <w:rPr>
          <w:rFonts w:ascii="Arial" w:hAnsi="Arial" w:cs="Arial"/>
          <w:sz w:val="22"/>
          <w:szCs w:val="22"/>
          <w:lang w:eastAsia="en-US"/>
        </w:rPr>
      </w:pPr>
      <w:r w:rsidRPr="00B21B10">
        <w:rPr>
          <w:rFonts w:ascii="Arial" w:hAnsi="Arial" w:cs="Arial"/>
          <w:sz w:val="22"/>
          <w:szCs w:val="22"/>
          <w:lang w:eastAsia="en-US"/>
        </w:rPr>
        <w:t>Open source standard</w:t>
      </w:r>
    </w:p>
    <w:p w14:paraId="511D085A" w14:textId="14E86D43" w:rsidR="00B21B10" w:rsidRPr="00B21B10" w:rsidRDefault="00B21B10" w:rsidP="00847E27">
      <w:pPr>
        <w:pStyle w:val="ListParagraph"/>
        <w:numPr>
          <w:ilvl w:val="0"/>
          <w:numId w:val="19"/>
        </w:numPr>
        <w:jc w:val="both"/>
        <w:rPr>
          <w:rFonts w:ascii="Arial" w:hAnsi="Arial" w:cs="Arial"/>
          <w:sz w:val="22"/>
          <w:szCs w:val="22"/>
          <w:lang w:eastAsia="en-US"/>
        </w:rPr>
      </w:pPr>
      <w:r w:rsidRPr="00B21B10">
        <w:rPr>
          <w:rFonts w:ascii="Arial" w:hAnsi="Arial" w:cs="Arial"/>
          <w:sz w:val="22"/>
          <w:szCs w:val="22"/>
          <w:lang w:eastAsia="en-US"/>
        </w:rPr>
        <w:t>CMSIS compatibility layer</w:t>
      </w:r>
    </w:p>
    <w:p w14:paraId="61D6395D" w14:textId="33B45E16" w:rsidR="00B21B10" w:rsidRPr="00B21B10" w:rsidRDefault="00B21B10" w:rsidP="00847E27">
      <w:pPr>
        <w:pStyle w:val="ListParagraph"/>
        <w:numPr>
          <w:ilvl w:val="0"/>
          <w:numId w:val="19"/>
        </w:numPr>
        <w:jc w:val="both"/>
        <w:rPr>
          <w:rFonts w:ascii="Arial" w:hAnsi="Arial" w:cs="Arial"/>
          <w:sz w:val="22"/>
          <w:szCs w:val="22"/>
          <w:lang w:eastAsia="en-US"/>
        </w:rPr>
      </w:pPr>
      <w:proofErr w:type="spellStart"/>
      <w:r w:rsidRPr="00B21B10">
        <w:rPr>
          <w:rFonts w:ascii="Arial" w:hAnsi="Arial" w:cs="Arial"/>
          <w:sz w:val="22"/>
          <w:szCs w:val="22"/>
          <w:lang w:eastAsia="en-US"/>
        </w:rPr>
        <w:t>Tickless</w:t>
      </w:r>
      <w:proofErr w:type="spellEnd"/>
      <w:r w:rsidRPr="00B21B10">
        <w:rPr>
          <w:rFonts w:ascii="Arial" w:hAnsi="Arial" w:cs="Arial"/>
          <w:sz w:val="22"/>
          <w:szCs w:val="22"/>
          <w:lang w:eastAsia="en-US"/>
        </w:rPr>
        <w:t xml:space="preserve"> operation during low-power mode</w:t>
      </w:r>
    </w:p>
    <w:p w14:paraId="7263885D" w14:textId="298A350E" w:rsidR="00B21B10" w:rsidRPr="00B21B10" w:rsidRDefault="00B21B10" w:rsidP="00847E27">
      <w:pPr>
        <w:pStyle w:val="ListParagraph"/>
        <w:numPr>
          <w:ilvl w:val="0"/>
          <w:numId w:val="19"/>
        </w:numPr>
        <w:jc w:val="both"/>
        <w:rPr>
          <w:rFonts w:ascii="Arial" w:hAnsi="Arial" w:cs="Arial"/>
          <w:sz w:val="22"/>
          <w:szCs w:val="22"/>
          <w:lang w:eastAsia="en-US"/>
        </w:rPr>
      </w:pPr>
      <w:r w:rsidRPr="00B21B10">
        <w:rPr>
          <w:rFonts w:ascii="Arial" w:hAnsi="Arial" w:cs="Arial"/>
          <w:sz w:val="22"/>
          <w:szCs w:val="22"/>
          <w:lang w:eastAsia="en-US"/>
        </w:rPr>
        <w:t>Integration with all STM32Cube Middleware modules</w:t>
      </w:r>
    </w:p>
    <w:p w14:paraId="3C4241B4" w14:textId="77777777" w:rsidR="00B21B10" w:rsidRDefault="00B21B10" w:rsidP="00B21B10">
      <w:pPr>
        <w:pStyle w:val="ListParagraph"/>
        <w:ind w:left="360"/>
        <w:jc w:val="both"/>
        <w:rPr>
          <w:rFonts w:ascii="Arial" w:hAnsi="Arial" w:cs="Arial"/>
          <w:sz w:val="22"/>
          <w:szCs w:val="22"/>
          <w:lang w:eastAsia="en-US"/>
        </w:rPr>
      </w:pPr>
    </w:p>
    <w:p w14:paraId="6F7340FB" w14:textId="77777777" w:rsidR="00B21B10" w:rsidRPr="00B21B10" w:rsidRDefault="00B21B10" w:rsidP="00B21B10">
      <w:pPr>
        <w:pStyle w:val="ListParagraph"/>
        <w:ind w:left="360"/>
        <w:jc w:val="both"/>
        <w:rPr>
          <w:rFonts w:ascii="Arial" w:hAnsi="Arial" w:cs="Arial"/>
          <w:sz w:val="22"/>
          <w:szCs w:val="22"/>
          <w:u w:val="single"/>
          <w:lang w:eastAsia="en-US"/>
        </w:rPr>
      </w:pPr>
      <w:r w:rsidRPr="00B21B10">
        <w:rPr>
          <w:rFonts w:ascii="Arial" w:hAnsi="Arial" w:cs="Arial"/>
          <w:sz w:val="22"/>
          <w:szCs w:val="22"/>
          <w:u w:val="single"/>
          <w:lang w:eastAsia="en-US"/>
        </w:rPr>
        <w:t>FAT File system</w:t>
      </w:r>
    </w:p>
    <w:p w14:paraId="3D0F0AA4" w14:textId="77777777" w:rsidR="00B21B10" w:rsidRDefault="00B21B10" w:rsidP="00847E27">
      <w:pPr>
        <w:pStyle w:val="ListParagraph"/>
        <w:numPr>
          <w:ilvl w:val="0"/>
          <w:numId w:val="18"/>
        </w:numPr>
        <w:jc w:val="both"/>
        <w:rPr>
          <w:rFonts w:ascii="Arial" w:hAnsi="Arial" w:cs="Arial"/>
          <w:sz w:val="22"/>
          <w:szCs w:val="22"/>
          <w:lang w:eastAsia="en-US"/>
        </w:rPr>
      </w:pPr>
      <w:r w:rsidRPr="00B21B10">
        <w:rPr>
          <w:rFonts w:ascii="Arial" w:hAnsi="Arial" w:cs="Arial"/>
          <w:sz w:val="22"/>
          <w:szCs w:val="22"/>
          <w:lang w:eastAsia="en-US"/>
        </w:rPr>
        <w:t>FATFS FAT open source library</w:t>
      </w:r>
    </w:p>
    <w:p w14:paraId="590C3B75" w14:textId="77777777" w:rsidR="00B21B10" w:rsidRDefault="00B21B10" w:rsidP="00847E27">
      <w:pPr>
        <w:pStyle w:val="ListParagraph"/>
        <w:numPr>
          <w:ilvl w:val="0"/>
          <w:numId w:val="18"/>
        </w:numPr>
        <w:jc w:val="both"/>
        <w:rPr>
          <w:rFonts w:ascii="Arial" w:hAnsi="Arial" w:cs="Arial"/>
          <w:sz w:val="22"/>
          <w:szCs w:val="22"/>
          <w:lang w:eastAsia="en-US"/>
        </w:rPr>
      </w:pPr>
      <w:r w:rsidRPr="00B21B10">
        <w:rPr>
          <w:rFonts w:ascii="Arial" w:hAnsi="Arial" w:cs="Arial"/>
          <w:sz w:val="22"/>
          <w:szCs w:val="22"/>
          <w:lang w:eastAsia="en-US"/>
        </w:rPr>
        <w:t>Long file name support</w:t>
      </w:r>
    </w:p>
    <w:p w14:paraId="0C9BDBEF" w14:textId="77777777" w:rsidR="00B21B10" w:rsidRDefault="00B21B10" w:rsidP="00847E27">
      <w:pPr>
        <w:pStyle w:val="ListParagraph"/>
        <w:numPr>
          <w:ilvl w:val="0"/>
          <w:numId w:val="18"/>
        </w:numPr>
        <w:jc w:val="both"/>
        <w:rPr>
          <w:rFonts w:ascii="Arial" w:hAnsi="Arial" w:cs="Arial"/>
          <w:sz w:val="22"/>
          <w:szCs w:val="22"/>
          <w:lang w:eastAsia="en-US"/>
        </w:rPr>
      </w:pPr>
      <w:r w:rsidRPr="00B21B10">
        <w:rPr>
          <w:rFonts w:ascii="Arial" w:hAnsi="Arial" w:cs="Arial"/>
          <w:sz w:val="22"/>
          <w:szCs w:val="22"/>
          <w:lang w:eastAsia="en-US"/>
        </w:rPr>
        <w:t>Dynamic multi-drive support</w:t>
      </w:r>
    </w:p>
    <w:p w14:paraId="7D5D44D7" w14:textId="77777777" w:rsidR="00B21B10" w:rsidRDefault="00B21B10" w:rsidP="00847E27">
      <w:pPr>
        <w:pStyle w:val="ListParagraph"/>
        <w:numPr>
          <w:ilvl w:val="0"/>
          <w:numId w:val="18"/>
        </w:numPr>
        <w:jc w:val="both"/>
        <w:rPr>
          <w:rFonts w:ascii="Arial" w:hAnsi="Arial" w:cs="Arial"/>
          <w:sz w:val="22"/>
          <w:szCs w:val="22"/>
          <w:lang w:eastAsia="en-US"/>
        </w:rPr>
      </w:pPr>
      <w:r w:rsidRPr="00B21B10">
        <w:rPr>
          <w:rFonts w:ascii="Arial" w:hAnsi="Arial" w:cs="Arial"/>
          <w:sz w:val="22"/>
          <w:szCs w:val="22"/>
          <w:lang w:eastAsia="en-US"/>
        </w:rPr>
        <w:lastRenderedPageBreak/>
        <w:t xml:space="preserve">RTOS and standalone operation </w:t>
      </w:r>
    </w:p>
    <w:p w14:paraId="7B624A26" w14:textId="7E26E33D" w:rsidR="00B21B10" w:rsidRPr="00B21B10" w:rsidRDefault="00B21B10" w:rsidP="00847E27">
      <w:pPr>
        <w:pStyle w:val="ListParagraph"/>
        <w:numPr>
          <w:ilvl w:val="0"/>
          <w:numId w:val="18"/>
        </w:numPr>
        <w:jc w:val="both"/>
        <w:rPr>
          <w:rFonts w:ascii="Arial" w:hAnsi="Arial" w:cs="Arial"/>
          <w:sz w:val="22"/>
          <w:szCs w:val="22"/>
          <w:lang w:eastAsia="en-US"/>
        </w:rPr>
      </w:pPr>
      <w:r w:rsidRPr="00B21B10">
        <w:rPr>
          <w:rFonts w:ascii="Arial" w:hAnsi="Arial" w:cs="Arial"/>
          <w:sz w:val="22"/>
          <w:szCs w:val="22"/>
          <w:lang w:eastAsia="en-US"/>
        </w:rPr>
        <w:t xml:space="preserve">Examples with </w:t>
      </w:r>
      <w:proofErr w:type="spellStart"/>
      <w:r w:rsidRPr="00B21B10">
        <w:rPr>
          <w:rFonts w:ascii="Arial" w:hAnsi="Arial" w:cs="Arial"/>
          <w:sz w:val="22"/>
          <w:szCs w:val="22"/>
          <w:lang w:eastAsia="en-US"/>
        </w:rPr>
        <w:t>microSD</w:t>
      </w:r>
      <w:proofErr w:type="spellEnd"/>
      <w:r w:rsidRPr="00B21B10">
        <w:rPr>
          <w:rFonts w:ascii="Arial" w:hAnsi="Arial" w:cs="Arial"/>
          <w:sz w:val="22"/>
          <w:szCs w:val="22"/>
          <w:lang w:eastAsia="en-US"/>
        </w:rPr>
        <w:t>.</w:t>
      </w:r>
    </w:p>
    <w:p w14:paraId="54DF72C7" w14:textId="77777777" w:rsidR="00B21B10" w:rsidRPr="00B21B10" w:rsidRDefault="00B21B10" w:rsidP="00B21B10">
      <w:pPr>
        <w:pStyle w:val="ListParagraph"/>
        <w:ind w:left="360"/>
        <w:jc w:val="both"/>
        <w:rPr>
          <w:rFonts w:ascii="Arial" w:hAnsi="Arial" w:cs="Arial"/>
          <w:sz w:val="22"/>
          <w:szCs w:val="22"/>
          <w:lang w:eastAsia="en-US"/>
        </w:rPr>
      </w:pPr>
    </w:p>
    <w:p w14:paraId="04C397E8" w14:textId="77777777" w:rsidR="00B21B10" w:rsidRPr="00B21B10" w:rsidRDefault="00B21B10" w:rsidP="00B21B10">
      <w:pPr>
        <w:pStyle w:val="ListParagraph"/>
        <w:ind w:left="360"/>
        <w:jc w:val="both"/>
        <w:rPr>
          <w:rFonts w:ascii="Arial" w:hAnsi="Arial" w:cs="Arial"/>
          <w:sz w:val="22"/>
          <w:szCs w:val="22"/>
          <w:u w:val="single"/>
          <w:lang w:eastAsia="en-US"/>
        </w:rPr>
      </w:pPr>
      <w:r w:rsidRPr="00B21B10">
        <w:rPr>
          <w:rFonts w:ascii="Arial" w:hAnsi="Arial" w:cs="Arial"/>
          <w:sz w:val="22"/>
          <w:szCs w:val="22"/>
          <w:u w:val="single"/>
          <w:lang w:eastAsia="en-US"/>
        </w:rPr>
        <w:t>STM32 Touch Sensing Library</w:t>
      </w:r>
    </w:p>
    <w:p w14:paraId="129FFB69" w14:textId="7058B7AF" w:rsidR="00B21B10" w:rsidRPr="00B21B10" w:rsidRDefault="00B21B10" w:rsidP="00847E27">
      <w:pPr>
        <w:pStyle w:val="ListParagraph"/>
        <w:numPr>
          <w:ilvl w:val="0"/>
          <w:numId w:val="20"/>
        </w:numPr>
        <w:jc w:val="both"/>
        <w:rPr>
          <w:rFonts w:ascii="Arial" w:hAnsi="Arial" w:cs="Arial"/>
          <w:sz w:val="22"/>
          <w:szCs w:val="22"/>
          <w:lang w:eastAsia="en-US"/>
        </w:rPr>
      </w:pPr>
      <w:r w:rsidRPr="00B21B10">
        <w:rPr>
          <w:rFonts w:ascii="Arial" w:hAnsi="Arial" w:cs="Arial"/>
          <w:sz w:val="22"/>
          <w:szCs w:val="22"/>
          <w:lang w:eastAsia="en-US"/>
        </w:rPr>
        <w:t xml:space="preserve">Robust </w:t>
      </w:r>
      <w:proofErr w:type="spellStart"/>
      <w:r w:rsidRPr="00B21B10">
        <w:rPr>
          <w:rFonts w:ascii="Arial" w:hAnsi="Arial" w:cs="Arial"/>
          <w:sz w:val="22"/>
          <w:szCs w:val="22"/>
          <w:lang w:eastAsia="en-US"/>
        </w:rPr>
        <w:t>STMTouch</w:t>
      </w:r>
      <w:proofErr w:type="spellEnd"/>
      <w:r w:rsidRPr="00B21B10">
        <w:rPr>
          <w:rFonts w:ascii="Arial" w:hAnsi="Arial" w:cs="Arial"/>
          <w:sz w:val="22"/>
          <w:szCs w:val="22"/>
          <w:lang w:eastAsia="en-US"/>
        </w:rPr>
        <w:t xml:space="preserve"> capacitive touch sensing solution supporting proximity, </w:t>
      </w:r>
      <w:proofErr w:type="spellStart"/>
      <w:r w:rsidRPr="00B21B10">
        <w:rPr>
          <w:rFonts w:ascii="Arial" w:hAnsi="Arial" w:cs="Arial"/>
          <w:sz w:val="22"/>
          <w:szCs w:val="22"/>
          <w:lang w:eastAsia="en-US"/>
        </w:rPr>
        <w:t>touchkey</w:t>
      </w:r>
      <w:proofErr w:type="spellEnd"/>
      <w:r w:rsidRPr="00B21B10">
        <w:rPr>
          <w:rFonts w:ascii="Arial" w:hAnsi="Arial" w:cs="Arial"/>
          <w:sz w:val="22"/>
          <w:szCs w:val="22"/>
          <w:lang w:eastAsia="en-US"/>
        </w:rPr>
        <w:t>, linear and rotary touch sensor using a</w:t>
      </w:r>
      <w:r>
        <w:rPr>
          <w:rFonts w:ascii="Arial" w:hAnsi="Arial" w:cs="Arial"/>
          <w:sz w:val="22"/>
          <w:szCs w:val="22"/>
          <w:lang w:eastAsia="en-US"/>
        </w:rPr>
        <w:t xml:space="preserve"> proven surface charge transfer </w:t>
      </w:r>
      <w:r w:rsidRPr="00B21B10">
        <w:rPr>
          <w:rFonts w:ascii="Arial" w:hAnsi="Arial" w:cs="Arial"/>
          <w:sz w:val="22"/>
          <w:szCs w:val="22"/>
          <w:lang w:eastAsia="en-US"/>
        </w:rPr>
        <w:t>acquisition principle.</w:t>
      </w:r>
    </w:p>
    <w:p w14:paraId="42FC2BA6" w14:textId="77777777" w:rsidR="00B21B10" w:rsidRPr="00B21B10" w:rsidRDefault="00B21B10" w:rsidP="00B21B10">
      <w:pPr>
        <w:jc w:val="both"/>
        <w:rPr>
          <w:rFonts w:ascii="Arial" w:hAnsi="Arial" w:cs="Arial"/>
          <w:sz w:val="22"/>
          <w:szCs w:val="22"/>
          <w:lang w:eastAsia="en-US"/>
        </w:rPr>
      </w:pPr>
    </w:p>
    <w:p w14:paraId="67511271" w14:textId="3B1BA6A8" w:rsidR="00B21B10" w:rsidRPr="00B21B10" w:rsidRDefault="00B21B10" w:rsidP="00B21B10">
      <w:pPr>
        <w:pStyle w:val="ListParagraph"/>
        <w:ind w:left="360"/>
        <w:jc w:val="both"/>
        <w:rPr>
          <w:rFonts w:ascii="Arial" w:hAnsi="Arial" w:cs="Arial"/>
          <w:sz w:val="22"/>
          <w:szCs w:val="22"/>
          <w:u w:val="single"/>
          <w:lang w:eastAsia="en-US"/>
        </w:rPr>
      </w:pPr>
      <w:proofErr w:type="spellStart"/>
      <w:r>
        <w:rPr>
          <w:rFonts w:ascii="Arial" w:hAnsi="Arial" w:cs="Arial"/>
          <w:sz w:val="22"/>
          <w:szCs w:val="22"/>
          <w:u w:val="single"/>
          <w:lang w:eastAsia="en-US"/>
        </w:rPr>
        <w:t>STemWin</w:t>
      </w:r>
      <w:proofErr w:type="spellEnd"/>
      <w:r w:rsidRPr="00B21B10">
        <w:rPr>
          <w:rFonts w:ascii="Arial" w:hAnsi="Arial" w:cs="Arial"/>
          <w:sz w:val="22"/>
          <w:szCs w:val="22"/>
          <w:u w:val="single"/>
          <w:lang w:eastAsia="en-US"/>
        </w:rPr>
        <w:t xml:space="preserve"> Library</w:t>
      </w:r>
    </w:p>
    <w:p w14:paraId="5F234669" w14:textId="62E84784" w:rsidR="00B21B10" w:rsidRDefault="00B21B10" w:rsidP="00847E27">
      <w:pPr>
        <w:pStyle w:val="ListParagraph"/>
        <w:numPr>
          <w:ilvl w:val="0"/>
          <w:numId w:val="21"/>
        </w:numPr>
        <w:jc w:val="both"/>
        <w:rPr>
          <w:rFonts w:ascii="Arial" w:hAnsi="Arial" w:cs="Arial"/>
          <w:sz w:val="22"/>
          <w:szCs w:val="22"/>
          <w:lang w:eastAsia="en-US"/>
        </w:rPr>
      </w:pPr>
      <w:r>
        <w:rPr>
          <w:rFonts w:ascii="Arial" w:hAnsi="Arial" w:cs="Arial"/>
          <w:sz w:val="22"/>
          <w:szCs w:val="22"/>
          <w:lang w:eastAsia="en-US"/>
        </w:rPr>
        <w:t>Graphical library supporting LCD provided as part as the STM32CubeF3 firmware package.</w:t>
      </w:r>
    </w:p>
    <w:p w14:paraId="059439B7" w14:textId="77777777" w:rsidR="00B21B10" w:rsidRPr="00B21B10" w:rsidRDefault="00B21B10" w:rsidP="00B21B10">
      <w:pPr>
        <w:jc w:val="both"/>
        <w:rPr>
          <w:rFonts w:ascii="Arial" w:hAnsi="Arial" w:cs="Arial"/>
          <w:sz w:val="22"/>
          <w:szCs w:val="22"/>
          <w:lang w:eastAsia="en-US"/>
        </w:rPr>
      </w:pPr>
    </w:p>
    <w:p w14:paraId="7CA7435F" w14:textId="77777777" w:rsidR="002765DA" w:rsidRDefault="002765DA" w:rsidP="008E02E8">
      <w:pPr>
        <w:pStyle w:val="ListParagraph"/>
        <w:ind w:left="360"/>
        <w:jc w:val="both"/>
        <w:rPr>
          <w:rFonts w:ascii="Arial" w:hAnsi="Arial" w:cs="Arial"/>
          <w:sz w:val="22"/>
          <w:szCs w:val="22"/>
          <w:lang w:eastAsia="en-US"/>
        </w:rPr>
      </w:pPr>
    </w:p>
    <w:p w14:paraId="37D0809C" w14:textId="4DEAF1FD" w:rsidR="002765DA" w:rsidRDefault="002765DA" w:rsidP="00847E27">
      <w:pPr>
        <w:pStyle w:val="ListParagraph"/>
        <w:numPr>
          <w:ilvl w:val="0"/>
          <w:numId w:val="12"/>
        </w:numPr>
        <w:ind w:left="360"/>
        <w:jc w:val="both"/>
        <w:rPr>
          <w:rFonts w:ascii="Arial" w:hAnsi="Arial" w:cs="Arial"/>
          <w:sz w:val="22"/>
          <w:szCs w:val="22"/>
          <w:lang w:eastAsia="en-US"/>
        </w:rPr>
      </w:pPr>
      <w:r w:rsidRPr="00914AC0">
        <w:rPr>
          <w:rFonts w:ascii="Arial" w:hAnsi="Arial" w:cs="Arial"/>
          <w:b/>
          <w:sz w:val="22"/>
          <w:szCs w:val="22"/>
          <w:lang w:eastAsia="en-US"/>
        </w:rPr>
        <w:t>Example</w:t>
      </w:r>
      <w:r w:rsidR="00914AC0" w:rsidRPr="00914AC0">
        <w:rPr>
          <w:rFonts w:ascii="Arial" w:hAnsi="Arial" w:cs="Arial"/>
          <w:b/>
          <w:sz w:val="22"/>
          <w:szCs w:val="22"/>
          <w:lang w:eastAsia="en-US"/>
        </w:rPr>
        <w:t>s</w:t>
      </w:r>
      <w:r w:rsidR="00914AC0">
        <w:rPr>
          <w:rFonts w:ascii="Arial" w:hAnsi="Arial" w:cs="Arial"/>
          <w:b/>
          <w:sz w:val="22"/>
          <w:szCs w:val="22"/>
          <w:lang w:eastAsia="en-US"/>
        </w:rPr>
        <w:t xml:space="preserve"> based on the M</w:t>
      </w:r>
      <w:r w:rsidRPr="00914AC0">
        <w:rPr>
          <w:rFonts w:ascii="Arial" w:hAnsi="Arial" w:cs="Arial"/>
          <w:b/>
          <w:sz w:val="22"/>
          <w:szCs w:val="22"/>
          <w:lang w:eastAsia="en-US"/>
        </w:rPr>
        <w:t>iddleware components</w:t>
      </w:r>
      <w:r w:rsidR="00914AC0">
        <w:rPr>
          <w:rFonts w:ascii="Arial" w:hAnsi="Arial" w:cs="Arial"/>
          <w:sz w:val="22"/>
          <w:szCs w:val="22"/>
          <w:lang w:eastAsia="en-US"/>
        </w:rPr>
        <w:t>: each M</w:t>
      </w:r>
      <w:r>
        <w:rPr>
          <w:rFonts w:ascii="Arial" w:hAnsi="Arial" w:cs="Arial"/>
          <w:sz w:val="22"/>
          <w:szCs w:val="22"/>
          <w:lang w:eastAsia="en-US"/>
        </w:rPr>
        <w:t xml:space="preserve">iddleware component comes with one or more examples </w:t>
      </w:r>
      <w:r w:rsidR="00914AC0">
        <w:rPr>
          <w:rFonts w:ascii="Arial" w:hAnsi="Arial" w:cs="Arial"/>
          <w:sz w:val="22"/>
          <w:szCs w:val="22"/>
          <w:lang w:eastAsia="en-US"/>
        </w:rPr>
        <w:t xml:space="preserve">(called also Applications) </w:t>
      </w:r>
      <w:r>
        <w:rPr>
          <w:rFonts w:ascii="Arial" w:hAnsi="Arial" w:cs="Arial"/>
          <w:sz w:val="22"/>
          <w:szCs w:val="22"/>
          <w:lang w:eastAsia="en-US"/>
        </w:rPr>
        <w:t xml:space="preserve">showing how to use </w:t>
      </w:r>
      <w:r w:rsidR="00914AC0">
        <w:rPr>
          <w:rFonts w:ascii="Arial" w:hAnsi="Arial" w:cs="Arial"/>
          <w:sz w:val="22"/>
          <w:szCs w:val="22"/>
          <w:lang w:eastAsia="en-US"/>
        </w:rPr>
        <w:t>it</w:t>
      </w:r>
      <w:r>
        <w:rPr>
          <w:rFonts w:ascii="Arial" w:hAnsi="Arial" w:cs="Arial"/>
          <w:sz w:val="22"/>
          <w:szCs w:val="22"/>
          <w:lang w:eastAsia="en-US"/>
        </w:rPr>
        <w:t xml:space="preserve">. </w:t>
      </w:r>
      <w:r w:rsidR="001C7C33">
        <w:rPr>
          <w:rFonts w:ascii="Arial" w:hAnsi="Arial" w:cs="Arial"/>
          <w:sz w:val="22"/>
          <w:szCs w:val="22"/>
          <w:lang w:eastAsia="en-US"/>
        </w:rPr>
        <w:t xml:space="preserve">Integration examples that use several Middleware components are provided as well. </w:t>
      </w:r>
    </w:p>
    <w:p w14:paraId="4D40FD21" w14:textId="77777777" w:rsidR="002765DA" w:rsidRDefault="002765DA" w:rsidP="002765DA">
      <w:pPr>
        <w:autoSpaceDE w:val="0"/>
        <w:autoSpaceDN w:val="0"/>
        <w:adjustRightInd w:val="0"/>
        <w:ind w:left="567"/>
        <w:rPr>
          <w:rFonts w:ascii="Arial" w:hAnsi="Arial" w:cs="Arial"/>
          <w:szCs w:val="22"/>
          <w:lang w:eastAsia="en-US"/>
        </w:rPr>
      </w:pPr>
    </w:p>
    <w:p w14:paraId="413701A9" w14:textId="77777777" w:rsidR="00B21B10" w:rsidRDefault="00B21B10" w:rsidP="002765DA">
      <w:pPr>
        <w:autoSpaceDE w:val="0"/>
        <w:autoSpaceDN w:val="0"/>
        <w:adjustRightInd w:val="0"/>
        <w:ind w:left="567"/>
        <w:rPr>
          <w:rFonts w:ascii="Arial" w:hAnsi="Arial" w:cs="Arial"/>
          <w:szCs w:val="22"/>
          <w:lang w:eastAsia="en-US"/>
        </w:rPr>
      </w:pPr>
    </w:p>
    <w:p w14:paraId="7D350101" w14:textId="680671A4" w:rsidR="002765DA" w:rsidRDefault="002765DA" w:rsidP="004114F3">
      <w:pPr>
        <w:jc w:val="both"/>
        <w:rPr>
          <w:rFonts w:ascii="Arial" w:hAnsi="Arial" w:cs="Arial"/>
          <w:sz w:val="22"/>
          <w:szCs w:val="22"/>
          <w:lang w:eastAsia="en-US"/>
        </w:rPr>
      </w:pPr>
      <w:r>
        <w:rPr>
          <w:rFonts w:ascii="Arial" w:hAnsi="Arial" w:cs="Arial"/>
          <w:b/>
          <w:sz w:val="22"/>
          <w:szCs w:val="22"/>
          <w:lang w:eastAsia="en-US"/>
        </w:rPr>
        <w:t>Level 2:</w:t>
      </w:r>
      <w:r>
        <w:rPr>
          <w:rFonts w:ascii="Arial" w:hAnsi="Arial" w:cs="Arial"/>
          <w:sz w:val="22"/>
          <w:szCs w:val="22"/>
          <w:lang w:eastAsia="en-US"/>
        </w:rPr>
        <w:t xml:space="preserve"> This level is composed of a single layer which is global real-time and graphical demonstration based on the </w:t>
      </w:r>
      <w:r w:rsidR="004114F3">
        <w:rPr>
          <w:rFonts w:ascii="Arial" w:hAnsi="Arial" w:cs="Arial"/>
          <w:sz w:val="22"/>
          <w:szCs w:val="22"/>
          <w:lang w:eastAsia="en-US"/>
        </w:rPr>
        <w:t xml:space="preserve">Middleware </w:t>
      </w:r>
      <w:r>
        <w:rPr>
          <w:rFonts w:ascii="Arial" w:hAnsi="Arial" w:cs="Arial"/>
          <w:sz w:val="22"/>
          <w:szCs w:val="22"/>
          <w:lang w:eastAsia="en-US"/>
        </w:rPr>
        <w:t>service layer, the low level abstraction layer and the basic peripheral usage applications for board based functionalities</w:t>
      </w:r>
      <w:r w:rsidR="00914AC0">
        <w:rPr>
          <w:rFonts w:ascii="Arial" w:hAnsi="Arial" w:cs="Arial"/>
          <w:sz w:val="22"/>
          <w:szCs w:val="22"/>
          <w:lang w:eastAsia="en-US"/>
        </w:rPr>
        <w:t>.</w:t>
      </w:r>
    </w:p>
    <w:p w14:paraId="3585470A" w14:textId="77777777" w:rsidR="002765DA" w:rsidRDefault="002765DA" w:rsidP="003E5F00">
      <w:pPr>
        <w:autoSpaceDE w:val="0"/>
        <w:autoSpaceDN w:val="0"/>
        <w:adjustRightInd w:val="0"/>
        <w:rPr>
          <w:rFonts w:ascii="Arial" w:hAnsi="Arial" w:cs="Arial"/>
          <w:szCs w:val="22"/>
          <w:lang w:eastAsia="en-US"/>
        </w:rPr>
      </w:pPr>
    </w:p>
    <w:p w14:paraId="5A4294F1" w14:textId="77777777" w:rsidR="004114F3" w:rsidRDefault="004114F3" w:rsidP="002765DA">
      <w:pPr>
        <w:autoSpaceDE w:val="0"/>
        <w:autoSpaceDN w:val="0"/>
        <w:adjustRightInd w:val="0"/>
        <w:ind w:left="567"/>
        <w:rPr>
          <w:rFonts w:ascii="Arial" w:hAnsi="Arial" w:cs="Arial"/>
          <w:szCs w:val="22"/>
          <w:lang w:eastAsia="en-US"/>
        </w:rPr>
      </w:pPr>
    </w:p>
    <w:p w14:paraId="4758BEC3" w14:textId="77777777" w:rsidR="004114F3" w:rsidRDefault="004114F3" w:rsidP="002765DA">
      <w:pPr>
        <w:autoSpaceDE w:val="0"/>
        <w:autoSpaceDN w:val="0"/>
        <w:adjustRightInd w:val="0"/>
        <w:ind w:left="567"/>
        <w:rPr>
          <w:rFonts w:ascii="Arial" w:hAnsi="Arial" w:cs="Arial"/>
          <w:szCs w:val="22"/>
          <w:lang w:eastAsia="en-US"/>
        </w:rPr>
      </w:pPr>
    </w:p>
    <w:p w14:paraId="329B172E" w14:textId="77777777" w:rsidR="004114F3" w:rsidRDefault="004114F3" w:rsidP="002765DA">
      <w:pPr>
        <w:autoSpaceDE w:val="0"/>
        <w:autoSpaceDN w:val="0"/>
        <w:adjustRightInd w:val="0"/>
        <w:ind w:left="567"/>
        <w:rPr>
          <w:rFonts w:ascii="Arial" w:hAnsi="Arial" w:cs="Arial"/>
          <w:szCs w:val="22"/>
          <w:lang w:eastAsia="en-US"/>
        </w:rPr>
      </w:pPr>
    </w:p>
    <w:p w14:paraId="02D51F79" w14:textId="77777777" w:rsidR="004114F3" w:rsidRDefault="004114F3" w:rsidP="002765DA">
      <w:pPr>
        <w:autoSpaceDE w:val="0"/>
        <w:autoSpaceDN w:val="0"/>
        <w:adjustRightInd w:val="0"/>
        <w:ind w:left="567"/>
        <w:rPr>
          <w:rFonts w:ascii="Arial" w:hAnsi="Arial" w:cs="Arial"/>
          <w:szCs w:val="22"/>
          <w:lang w:eastAsia="en-US"/>
        </w:rPr>
      </w:pPr>
    </w:p>
    <w:p w14:paraId="45251DAE" w14:textId="77777777" w:rsidR="004114F3" w:rsidRDefault="004114F3" w:rsidP="002765DA">
      <w:pPr>
        <w:autoSpaceDE w:val="0"/>
        <w:autoSpaceDN w:val="0"/>
        <w:adjustRightInd w:val="0"/>
        <w:ind w:left="567"/>
        <w:rPr>
          <w:rFonts w:ascii="Arial" w:hAnsi="Arial" w:cs="Arial"/>
          <w:szCs w:val="22"/>
          <w:lang w:eastAsia="en-US"/>
        </w:rPr>
      </w:pPr>
    </w:p>
    <w:p w14:paraId="3BF062F2" w14:textId="77777777" w:rsidR="004114F3" w:rsidRDefault="004114F3" w:rsidP="002765DA">
      <w:pPr>
        <w:autoSpaceDE w:val="0"/>
        <w:autoSpaceDN w:val="0"/>
        <w:adjustRightInd w:val="0"/>
        <w:ind w:left="567"/>
        <w:rPr>
          <w:rFonts w:ascii="Arial" w:hAnsi="Arial" w:cs="Arial"/>
          <w:szCs w:val="22"/>
          <w:lang w:eastAsia="en-US"/>
        </w:rPr>
      </w:pPr>
    </w:p>
    <w:p w14:paraId="1010BA61" w14:textId="77777777" w:rsidR="004114F3" w:rsidRDefault="004114F3" w:rsidP="002765DA">
      <w:pPr>
        <w:autoSpaceDE w:val="0"/>
        <w:autoSpaceDN w:val="0"/>
        <w:adjustRightInd w:val="0"/>
        <w:ind w:left="567"/>
        <w:rPr>
          <w:rFonts w:ascii="Arial" w:hAnsi="Arial" w:cs="Arial"/>
          <w:szCs w:val="22"/>
          <w:lang w:eastAsia="en-US"/>
        </w:rPr>
      </w:pPr>
    </w:p>
    <w:p w14:paraId="6CCAD442" w14:textId="77777777" w:rsidR="004114F3" w:rsidRDefault="004114F3" w:rsidP="002765DA">
      <w:pPr>
        <w:autoSpaceDE w:val="0"/>
        <w:autoSpaceDN w:val="0"/>
        <w:adjustRightInd w:val="0"/>
        <w:ind w:left="567"/>
        <w:rPr>
          <w:rFonts w:ascii="Arial" w:hAnsi="Arial" w:cs="Arial"/>
          <w:szCs w:val="22"/>
          <w:lang w:eastAsia="en-US"/>
        </w:rPr>
      </w:pPr>
    </w:p>
    <w:p w14:paraId="3C3DCA95" w14:textId="77777777" w:rsidR="004114F3" w:rsidRDefault="004114F3" w:rsidP="002765DA">
      <w:pPr>
        <w:autoSpaceDE w:val="0"/>
        <w:autoSpaceDN w:val="0"/>
        <w:adjustRightInd w:val="0"/>
        <w:ind w:left="567"/>
        <w:rPr>
          <w:rFonts w:ascii="Arial" w:hAnsi="Arial" w:cs="Arial"/>
          <w:szCs w:val="22"/>
          <w:lang w:eastAsia="en-US"/>
        </w:rPr>
      </w:pPr>
    </w:p>
    <w:p w14:paraId="50DF1CA9" w14:textId="48A8BE4A" w:rsidR="00151766" w:rsidRDefault="00151766" w:rsidP="008F64B8">
      <w:pPr>
        <w:jc w:val="both"/>
        <w:rPr>
          <w:rFonts w:ascii="Arial" w:hAnsi="Arial" w:cs="Arial"/>
          <w:sz w:val="22"/>
          <w:szCs w:val="22"/>
        </w:rPr>
      </w:pPr>
    </w:p>
    <w:p w14:paraId="1A5B5544" w14:textId="77777777" w:rsidR="00151766" w:rsidRDefault="00151766" w:rsidP="008F64B8">
      <w:pPr>
        <w:jc w:val="both"/>
        <w:rPr>
          <w:rFonts w:ascii="Arial" w:hAnsi="Arial" w:cs="Arial"/>
          <w:sz w:val="22"/>
          <w:szCs w:val="22"/>
        </w:rPr>
      </w:pPr>
    </w:p>
    <w:p w14:paraId="3CE2CB53" w14:textId="77777777" w:rsidR="00151766" w:rsidRDefault="00151766" w:rsidP="008F64B8">
      <w:pPr>
        <w:jc w:val="both"/>
        <w:rPr>
          <w:rFonts w:ascii="Arial" w:hAnsi="Arial" w:cs="Arial"/>
          <w:sz w:val="22"/>
          <w:szCs w:val="22"/>
        </w:rPr>
      </w:pPr>
    </w:p>
    <w:p w14:paraId="639EFCC7" w14:textId="77777777" w:rsidR="00151766" w:rsidRDefault="00151766" w:rsidP="008F64B8">
      <w:pPr>
        <w:jc w:val="both"/>
        <w:rPr>
          <w:rFonts w:ascii="Arial" w:hAnsi="Arial" w:cs="Arial"/>
          <w:sz w:val="22"/>
          <w:szCs w:val="22"/>
        </w:rPr>
      </w:pPr>
    </w:p>
    <w:p w14:paraId="65543F06" w14:textId="77777777" w:rsidR="00151766" w:rsidRDefault="00151766" w:rsidP="008F64B8">
      <w:pPr>
        <w:jc w:val="both"/>
        <w:rPr>
          <w:rFonts w:ascii="Arial" w:hAnsi="Arial" w:cs="Arial"/>
          <w:sz w:val="22"/>
          <w:szCs w:val="22"/>
        </w:rPr>
      </w:pPr>
    </w:p>
    <w:p w14:paraId="75419498" w14:textId="77777777" w:rsidR="00B21B10" w:rsidRDefault="00B21B10">
      <w:pPr>
        <w:rPr>
          <w:rFonts w:ascii="Arial" w:hAnsi="Arial" w:cs="Arial"/>
          <w:b/>
          <w:bCs/>
          <w:sz w:val="36"/>
        </w:rPr>
      </w:pPr>
      <w:r>
        <w:br w:type="page"/>
      </w:r>
    </w:p>
    <w:p w14:paraId="54DCC453" w14:textId="2EDD2783" w:rsidR="00CB579D" w:rsidRDefault="00CB579D" w:rsidP="00847E27">
      <w:pPr>
        <w:pStyle w:val="Heading10"/>
        <w:numPr>
          <w:ilvl w:val="0"/>
          <w:numId w:val="8"/>
        </w:numPr>
        <w:spacing w:before="100" w:beforeAutospacing="1" w:after="100" w:afterAutospacing="1"/>
      </w:pPr>
      <w:bookmarkStart w:id="37" w:name="_Toc387237375"/>
      <w:r>
        <w:lastRenderedPageBreak/>
        <w:t>STM32</w:t>
      </w:r>
      <w:r w:rsidR="00175569">
        <w:t>CubeF</w:t>
      </w:r>
      <w:r w:rsidR="003E5F00">
        <w:t>3</w:t>
      </w:r>
      <w:r w:rsidR="009313E9">
        <w:t xml:space="preserve"> firmware</w:t>
      </w:r>
      <w:r>
        <w:t xml:space="preserve"> </w:t>
      </w:r>
      <w:r w:rsidR="009313E9">
        <w:t>package o</w:t>
      </w:r>
      <w:r>
        <w:t>verview</w:t>
      </w:r>
      <w:bookmarkEnd w:id="37"/>
    </w:p>
    <w:p w14:paraId="6FEE7A69" w14:textId="77777777" w:rsidR="00B21B10" w:rsidRPr="00B21B10" w:rsidRDefault="00B21B10" w:rsidP="00B21B10"/>
    <w:p w14:paraId="00C36D8A" w14:textId="4D5406FF" w:rsidR="00184F5C" w:rsidRDefault="00CD0567" w:rsidP="00847E27">
      <w:pPr>
        <w:pStyle w:val="Heading10"/>
        <w:numPr>
          <w:ilvl w:val="1"/>
          <w:numId w:val="8"/>
        </w:numPr>
        <w:spacing w:before="100" w:beforeAutospacing="1" w:after="100" w:afterAutospacing="1"/>
      </w:pPr>
      <w:bookmarkStart w:id="38" w:name="_Toc387237376"/>
      <w:r>
        <w:t xml:space="preserve">Supported </w:t>
      </w:r>
      <w:r w:rsidR="00175569">
        <w:t>STM32F</w:t>
      </w:r>
      <w:r w:rsidR="003E5F00">
        <w:t>3</w:t>
      </w:r>
      <w:r w:rsidR="0008433E">
        <w:t xml:space="preserve"> </w:t>
      </w:r>
      <w:r w:rsidR="00B21B10">
        <w:t>d</w:t>
      </w:r>
      <w:r w:rsidR="0008433E">
        <w:t xml:space="preserve">evices and </w:t>
      </w:r>
      <w:r w:rsidR="00B21B10">
        <w:t>h</w:t>
      </w:r>
      <w:r>
        <w:t>ardware</w:t>
      </w:r>
      <w:bookmarkEnd w:id="38"/>
    </w:p>
    <w:p w14:paraId="445F9D2D" w14:textId="2B9D5482" w:rsidR="00CD0567" w:rsidRDefault="00CD0567" w:rsidP="008F64B8">
      <w:pPr>
        <w:jc w:val="both"/>
        <w:rPr>
          <w:rFonts w:ascii="Arial" w:hAnsi="Arial" w:cs="Arial"/>
          <w:sz w:val="22"/>
        </w:rPr>
      </w:pPr>
      <w:r>
        <w:rPr>
          <w:rFonts w:ascii="Arial" w:hAnsi="Arial" w:cs="Arial"/>
          <w:sz w:val="22"/>
          <w:szCs w:val="22"/>
          <w:lang w:eastAsia="en-US"/>
        </w:rPr>
        <w:t>STM32Cube</w:t>
      </w:r>
      <w:r w:rsidR="00B21B10" w:rsidRPr="00B21B10">
        <w:rPr>
          <w:rFonts w:ascii="Arial" w:hAnsi="Arial" w:cs="Arial"/>
          <w:sz w:val="22"/>
          <w:szCs w:val="22"/>
          <w:vertAlign w:val="superscript"/>
          <w:lang w:eastAsia="en-US"/>
        </w:rPr>
        <w:t>TM</w:t>
      </w:r>
      <w:r>
        <w:rPr>
          <w:rFonts w:ascii="Arial" w:hAnsi="Arial" w:cs="Arial"/>
          <w:sz w:val="22"/>
          <w:szCs w:val="22"/>
          <w:lang w:eastAsia="en-US"/>
        </w:rPr>
        <w:t xml:space="preserve"> is offering </w:t>
      </w:r>
      <w:r w:rsidR="00C957D9">
        <w:rPr>
          <w:rFonts w:ascii="Arial" w:hAnsi="Arial" w:cs="Arial"/>
          <w:sz w:val="22"/>
          <w:szCs w:val="22"/>
          <w:lang w:eastAsia="en-US"/>
        </w:rPr>
        <w:t xml:space="preserve">highly portable </w:t>
      </w:r>
      <w:r w:rsidR="00C957D9" w:rsidRPr="00C957D9">
        <w:rPr>
          <w:rFonts w:ascii="Arial" w:hAnsi="Arial" w:cs="Arial"/>
          <w:sz w:val="22"/>
          <w:szCs w:val="22"/>
          <w:lang w:eastAsia="en-US"/>
        </w:rPr>
        <w:t>Ha</w:t>
      </w:r>
      <w:r w:rsidR="00C957D9">
        <w:rPr>
          <w:rFonts w:ascii="Arial" w:hAnsi="Arial" w:cs="Arial"/>
          <w:sz w:val="22"/>
          <w:szCs w:val="22"/>
          <w:lang w:eastAsia="en-US"/>
        </w:rPr>
        <w:t xml:space="preserve">rdware Abstraction Layer (HAL) </w:t>
      </w:r>
      <w:r w:rsidR="00C957D9" w:rsidRPr="008541F0">
        <w:rPr>
          <w:rFonts w:ascii="Arial" w:hAnsi="Arial" w:cs="Arial"/>
          <w:sz w:val="22"/>
        </w:rPr>
        <w:t>built around a generic architecture and allows the build-upon</w:t>
      </w:r>
      <w:r w:rsidR="00175569">
        <w:rPr>
          <w:rFonts w:ascii="Arial" w:hAnsi="Arial" w:cs="Arial"/>
          <w:sz w:val="22"/>
        </w:rPr>
        <w:t xml:space="preserve"> </w:t>
      </w:r>
      <w:r w:rsidR="00C957D9" w:rsidRPr="008541F0">
        <w:rPr>
          <w:rFonts w:ascii="Arial" w:hAnsi="Arial" w:cs="Arial"/>
          <w:sz w:val="22"/>
        </w:rPr>
        <w:t>layers, like the middleware layer, to implement its functions without knowing, in-depth, the</w:t>
      </w:r>
      <w:r w:rsidR="00C957D9">
        <w:rPr>
          <w:rFonts w:ascii="Arial" w:hAnsi="Arial" w:cs="Arial"/>
          <w:sz w:val="22"/>
        </w:rPr>
        <w:t xml:space="preserve"> </w:t>
      </w:r>
      <w:r w:rsidR="00C957D9" w:rsidRPr="008541F0">
        <w:rPr>
          <w:rFonts w:ascii="Arial" w:hAnsi="Arial" w:cs="Arial"/>
          <w:sz w:val="22"/>
        </w:rPr>
        <w:t>MCU used</w:t>
      </w:r>
      <w:r>
        <w:rPr>
          <w:rFonts w:ascii="Arial" w:hAnsi="Arial" w:cs="Arial"/>
          <w:sz w:val="22"/>
        </w:rPr>
        <w:t xml:space="preserve">. </w:t>
      </w:r>
      <w:r w:rsidRPr="008541F0">
        <w:rPr>
          <w:rFonts w:ascii="Arial" w:hAnsi="Arial" w:cs="Arial"/>
          <w:sz w:val="22"/>
        </w:rPr>
        <w:t>This improves the library code reusability and guarantees an easy portability on</w:t>
      </w:r>
      <w:r>
        <w:rPr>
          <w:rFonts w:ascii="Arial" w:hAnsi="Arial" w:cs="Arial"/>
          <w:sz w:val="22"/>
        </w:rPr>
        <w:t xml:space="preserve"> other devices.</w:t>
      </w:r>
    </w:p>
    <w:p w14:paraId="1A112C46" w14:textId="6ABAA8EF" w:rsidR="00CD0567" w:rsidRDefault="00EE2475" w:rsidP="00CD0567">
      <w:pPr>
        <w:jc w:val="both"/>
        <w:rPr>
          <w:rFonts w:ascii="Arial" w:hAnsi="Arial" w:cs="Arial"/>
          <w:sz w:val="22"/>
          <w:szCs w:val="22"/>
          <w:lang w:eastAsia="en-US"/>
        </w:rPr>
      </w:pPr>
      <w:r>
        <w:rPr>
          <w:rFonts w:ascii="Arial" w:hAnsi="Arial" w:cs="Arial"/>
          <w:sz w:val="22"/>
          <w:szCs w:val="22"/>
          <w:lang w:eastAsia="en-US"/>
        </w:rPr>
        <w:t xml:space="preserve">And </w:t>
      </w:r>
      <w:r w:rsidR="00CD0567">
        <w:rPr>
          <w:rFonts w:ascii="Arial" w:hAnsi="Arial" w:cs="Arial"/>
          <w:sz w:val="22"/>
          <w:szCs w:val="22"/>
          <w:lang w:eastAsia="en-US"/>
        </w:rPr>
        <w:t>thanks to its laye</w:t>
      </w:r>
      <w:r w:rsidR="00175569">
        <w:rPr>
          <w:rFonts w:ascii="Arial" w:hAnsi="Arial" w:cs="Arial"/>
          <w:sz w:val="22"/>
          <w:szCs w:val="22"/>
          <w:lang w:eastAsia="en-US"/>
        </w:rPr>
        <w:t>red architecture the STM32CubeF</w:t>
      </w:r>
      <w:r w:rsidR="003E5F00">
        <w:rPr>
          <w:rFonts w:ascii="Arial" w:hAnsi="Arial" w:cs="Arial"/>
          <w:sz w:val="22"/>
          <w:szCs w:val="22"/>
          <w:lang w:eastAsia="en-US"/>
        </w:rPr>
        <w:t>3</w:t>
      </w:r>
      <w:r w:rsidR="00CD0567">
        <w:rPr>
          <w:rFonts w:ascii="Arial" w:hAnsi="Arial" w:cs="Arial"/>
          <w:sz w:val="22"/>
          <w:szCs w:val="22"/>
          <w:lang w:eastAsia="en-US"/>
        </w:rPr>
        <w:t xml:space="preserve"> of</w:t>
      </w:r>
      <w:r w:rsidR="00175569">
        <w:rPr>
          <w:rFonts w:ascii="Arial" w:hAnsi="Arial" w:cs="Arial"/>
          <w:sz w:val="22"/>
          <w:szCs w:val="22"/>
          <w:lang w:eastAsia="en-US"/>
        </w:rPr>
        <w:t>fers full support of all STM32F</w:t>
      </w:r>
      <w:r w:rsidR="003E5F00">
        <w:rPr>
          <w:rFonts w:ascii="Arial" w:hAnsi="Arial" w:cs="Arial"/>
          <w:sz w:val="22"/>
          <w:szCs w:val="22"/>
          <w:lang w:eastAsia="en-US"/>
        </w:rPr>
        <w:t>3</w:t>
      </w:r>
      <w:r w:rsidR="00CD0567">
        <w:rPr>
          <w:rFonts w:ascii="Arial" w:hAnsi="Arial" w:cs="Arial"/>
          <w:sz w:val="22"/>
          <w:szCs w:val="22"/>
          <w:lang w:eastAsia="en-US"/>
        </w:rPr>
        <w:t xml:space="preserve"> Series, </w:t>
      </w:r>
      <w:r w:rsidR="00986390">
        <w:rPr>
          <w:rFonts w:ascii="Arial" w:hAnsi="Arial" w:cs="Arial"/>
          <w:sz w:val="22"/>
          <w:szCs w:val="22"/>
          <w:lang w:eastAsia="en-US"/>
        </w:rPr>
        <w:t xml:space="preserve">user has only to </w:t>
      </w:r>
      <w:r w:rsidR="00E126BA">
        <w:rPr>
          <w:rFonts w:ascii="Arial" w:hAnsi="Arial" w:cs="Arial"/>
          <w:sz w:val="22"/>
          <w:szCs w:val="22"/>
          <w:lang w:eastAsia="en-US"/>
        </w:rPr>
        <w:t xml:space="preserve">define the right macro </w:t>
      </w:r>
      <w:r w:rsidR="00175569">
        <w:rPr>
          <w:rFonts w:ascii="Arial" w:hAnsi="Arial" w:cs="Arial"/>
          <w:sz w:val="22"/>
          <w:szCs w:val="22"/>
          <w:lang w:eastAsia="en-US"/>
        </w:rPr>
        <w:t>in stm32f</w:t>
      </w:r>
      <w:r w:rsidR="003E5F00">
        <w:rPr>
          <w:rFonts w:ascii="Arial" w:hAnsi="Arial" w:cs="Arial"/>
          <w:sz w:val="22"/>
          <w:szCs w:val="22"/>
          <w:lang w:eastAsia="en-US"/>
        </w:rPr>
        <w:t>3</w:t>
      </w:r>
      <w:r w:rsidR="00986390">
        <w:rPr>
          <w:rFonts w:ascii="Arial" w:hAnsi="Arial" w:cs="Arial"/>
          <w:sz w:val="22"/>
          <w:szCs w:val="22"/>
          <w:lang w:eastAsia="en-US"/>
        </w:rPr>
        <w:t>xx.h</w:t>
      </w:r>
      <w:r w:rsidR="00E126BA">
        <w:rPr>
          <w:rFonts w:ascii="Arial" w:hAnsi="Arial" w:cs="Arial"/>
          <w:sz w:val="22"/>
          <w:szCs w:val="22"/>
          <w:lang w:eastAsia="en-US"/>
        </w:rPr>
        <w:t>.</w:t>
      </w:r>
    </w:p>
    <w:p w14:paraId="26E5552A" w14:textId="77777777" w:rsidR="00986390" w:rsidRDefault="00986390" w:rsidP="00CD0567">
      <w:pPr>
        <w:jc w:val="both"/>
        <w:rPr>
          <w:rFonts w:ascii="Arial" w:hAnsi="Arial" w:cs="Arial"/>
          <w:sz w:val="22"/>
          <w:szCs w:val="22"/>
          <w:lang w:eastAsia="en-US"/>
        </w:rPr>
      </w:pPr>
    </w:p>
    <w:p w14:paraId="28301786" w14:textId="761AA71C" w:rsidR="00986390" w:rsidRDefault="00566CD8" w:rsidP="00CD0567">
      <w:pPr>
        <w:jc w:val="both"/>
        <w:rPr>
          <w:rFonts w:ascii="Arial" w:hAnsi="Arial" w:cs="Arial"/>
          <w:sz w:val="22"/>
          <w:szCs w:val="22"/>
          <w:lang w:eastAsia="en-US"/>
        </w:rPr>
      </w:pPr>
      <w:r>
        <w:rPr>
          <w:rFonts w:ascii="Arial" w:hAnsi="Arial" w:cs="Arial"/>
          <w:sz w:val="22"/>
          <w:szCs w:val="22"/>
          <w:lang w:eastAsia="en-US"/>
        </w:rPr>
        <w:t>T</w:t>
      </w:r>
      <w:r w:rsidR="00986390">
        <w:rPr>
          <w:rFonts w:ascii="Arial" w:hAnsi="Arial" w:cs="Arial"/>
          <w:sz w:val="22"/>
          <w:szCs w:val="22"/>
          <w:lang w:eastAsia="en-US"/>
        </w:rPr>
        <w:t>able</w:t>
      </w:r>
      <w:r>
        <w:rPr>
          <w:rFonts w:ascii="Arial" w:hAnsi="Arial" w:cs="Arial"/>
          <w:sz w:val="22"/>
          <w:szCs w:val="22"/>
          <w:lang w:eastAsia="en-US"/>
        </w:rPr>
        <w:t xml:space="preserve"> 1</w:t>
      </w:r>
      <w:r w:rsidR="00986390">
        <w:rPr>
          <w:rFonts w:ascii="Arial" w:hAnsi="Arial" w:cs="Arial"/>
          <w:sz w:val="22"/>
          <w:szCs w:val="22"/>
          <w:lang w:eastAsia="en-US"/>
        </w:rPr>
        <w:t xml:space="preserve"> below provides the macro to be defined depending on the </w:t>
      </w:r>
      <w:r w:rsidR="00175569">
        <w:rPr>
          <w:rFonts w:ascii="Arial" w:hAnsi="Arial" w:cs="Arial"/>
          <w:sz w:val="22"/>
          <w:szCs w:val="22"/>
          <w:lang w:eastAsia="en-US"/>
        </w:rPr>
        <w:t>used STM32F</w:t>
      </w:r>
      <w:r w:rsidR="00B21B10">
        <w:rPr>
          <w:rFonts w:ascii="Arial" w:hAnsi="Arial" w:cs="Arial"/>
          <w:sz w:val="22"/>
          <w:szCs w:val="22"/>
          <w:lang w:eastAsia="en-US"/>
        </w:rPr>
        <w:t>3</w:t>
      </w:r>
      <w:r w:rsidR="00986390">
        <w:rPr>
          <w:rFonts w:ascii="Arial" w:hAnsi="Arial" w:cs="Arial"/>
          <w:sz w:val="22"/>
          <w:szCs w:val="22"/>
          <w:lang w:eastAsia="en-US"/>
        </w:rPr>
        <w:t xml:space="preserve"> device</w:t>
      </w:r>
      <w:r w:rsidR="00EA2E6A">
        <w:rPr>
          <w:rFonts w:ascii="Arial" w:hAnsi="Arial" w:cs="Arial"/>
          <w:sz w:val="22"/>
          <w:szCs w:val="22"/>
          <w:lang w:eastAsia="en-US"/>
        </w:rPr>
        <w:t xml:space="preserve"> (this macro should be defined as well in the compiler preprocessor)</w:t>
      </w:r>
      <w:r w:rsidR="00986390">
        <w:rPr>
          <w:rFonts w:ascii="Arial" w:hAnsi="Arial" w:cs="Arial"/>
          <w:sz w:val="22"/>
          <w:szCs w:val="22"/>
          <w:lang w:eastAsia="en-US"/>
        </w:rPr>
        <w:t>.</w:t>
      </w:r>
    </w:p>
    <w:p w14:paraId="52530481" w14:textId="77777777" w:rsidR="00566CD8" w:rsidRDefault="00566CD8" w:rsidP="00CD0567">
      <w:pPr>
        <w:jc w:val="both"/>
        <w:rPr>
          <w:rFonts w:ascii="Arial" w:hAnsi="Arial" w:cs="Arial"/>
          <w:sz w:val="22"/>
          <w:szCs w:val="22"/>
          <w:lang w:eastAsia="en-US"/>
        </w:rPr>
      </w:pPr>
    </w:p>
    <w:p w14:paraId="79FD9EC6" w14:textId="42AB8F56" w:rsidR="00566CD8" w:rsidRPr="00566CD8" w:rsidRDefault="00566CD8" w:rsidP="00566CD8">
      <w:pPr>
        <w:jc w:val="center"/>
        <w:rPr>
          <w:rFonts w:ascii="Arial" w:hAnsi="Arial" w:cs="Arial"/>
          <w:b/>
          <w:sz w:val="22"/>
          <w:szCs w:val="22"/>
          <w:lang w:eastAsia="en-US"/>
        </w:rPr>
      </w:pPr>
      <w:proofErr w:type="gramStart"/>
      <w:r w:rsidRPr="00566CD8">
        <w:rPr>
          <w:rFonts w:ascii="Arial" w:hAnsi="Arial" w:cs="Arial"/>
          <w:b/>
          <w:sz w:val="22"/>
          <w:szCs w:val="22"/>
          <w:lang w:eastAsia="en-US"/>
        </w:rPr>
        <w:t>Table 1.</w:t>
      </w:r>
      <w:proofErr w:type="gramEnd"/>
      <w:r w:rsidRPr="00566CD8">
        <w:rPr>
          <w:rFonts w:ascii="Arial" w:hAnsi="Arial" w:cs="Arial"/>
          <w:b/>
          <w:sz w:val="22"/>
          <w:szCs w:val="22"/>
          <w:lang w:eastAsia="en-US"/>
        </w:rPr>
        <w:t xml:space="preserve"> Macros for STM32F3 series</w:t>
      </w:r>
    </w:p>
    <w:tbl>
      <w:tblPr>
        <w:tblStyle w:val="MediumShading1-Accent1"/>
        <w:tblW w:w="0" w:type="auto"/>
        <w:tblLook w:val="0420" w:firstRow="1" w:lastRow="0" w:firstColumn="0" w:lastColumn="0" w:noHBand="0" w:noVBand="1"/>
      </w:tblPr>
      <w:tblGrid>
        <w:gridCol w:w="2268"/>
        <w:gridCol w:w="6975"/>
      </w:tblGrid>
      <w:tr w:rsidR="00986390" w14:paraId="5B6473D5" w14:textId="77777777" w:rsidTr="00476862">
        <w:trPr>
          <w:cnfStyle w:val="100000000000" w:firstRow="1" w:lastRow="0" w:firstColumn="0" w:lastColumn="0" w:oddVBand="0" w:evenVBand="0" w:oddHBand="0" w:evenHBand="0" w:firstRowFirstColumn="0" w:firstRowLastColumn="0" w:lastRowFirstColumn="0" w:lastRowLastColumn="0"/>
        </w:trPr>
        <w:tc>
          <w:tcPr>
            <w:tcW w:w="2268" w:type="dxa"/>
            <w:vAlign w:val="center"/>
          </w:tcPr>
          <w:p w14:paraId="09EB6D74" w14:textId="0178EC98" w:rsidR="00986390" w:rsidRPr="00E126BA" w:rsidRDefault="00175569" w:rsidP="003E5F00">
            <w:pPr>
              <w:jc w:val="center"/>
              <w:rPr>
                <w:rFonts w:ascii="Arial" w:hAnsi="Arial" w:cs="Arial"/>
                <w:sz w:val="22"/>
                <w:szCs w:val="22"/>
              </w:rPr>
            </w:pPr>
            <w:r>
              <w:rPr>
                <w:rFonts w:ascii="Arial" w:hAnsi="Arial" w:cs="Arial"/>
                <w:sz w:val="22"/>
                <w:szCs w:val="22"/>
              </w:rPr>
              <w:t>Macro defined in stm32f</w:t>
            </w:r>
            <w:r w:rsidR="003E5F00">
              <w:rPr>
                <w:rFonts w:ascii="Arial" w:hAnsi="Arial" w:cs="Arial"/>
                <w:sz w:val="22"/>
                <w:szCs w:val="22"/>
              </w:rPr>
              <w:t>3</w:t>
            </w:r>
            <w:r w:rsidR="00986390" w:rsidRPr="00E126BA">
              <w:rPr>
                <w:rFonts w:ascii="Arial" w:hAnsi="Arial" w:cs="Arial"/>
                <w:sz w:val="22"/>
                <w:szCs w:val="22"/>
              </w:rPr>
              <w:t>xx.h</w:t>
            </w:r>
          </w:p>
        </w:tc>
        <w:tc>
          <w:tcPr>
            <w:tcW w:w="6975" w:type="dxa"/>
            <w:vAlign w:val="center"/>
          </w:tcPr>
          <w:p w14:paraId="27D2C1E0" w14:textId="28BCC8E3" w:rsidR="00986390" w:rsidRPr="00E126BA" w:rsidRDefault="00796FBC" w:rsidP="003E5F00">
            <w:pPr>
              <w:jc w:val="center"/>
              <w:rPr>
                <w:rFonts w:ascii="Arial" w:hAnsi="Arial" w:cs="Arial"/>
                <w:sz w:val="22"/>
                <w:szCs w:val="22"/>
              </w:rPr>
            </w:pPr>
            <w:r>
              <w:rPr>
                <w:rFonts w:ascii="Arial" w:hAnsi="Arial" w:cs="Arial"/>
                <w:sz w:val="22"/>
                <w:szCs w:val="22"/>
              </w:rPr>
              <w:t>STM32F</w:t>
            </w:r>
            <w:r w:rsidR="003E5F00">
              <w:rPr>
                <w:rFonts w:ascii="Arial" w:hAnsi="Arial" w:cs="Arial"/>
                <w:sz w:val="22"/>
                <w:szCs w:val="22"/>
              </w:rPr>
              <w:t>3</w:t>
            </w:r>
            <w:r w:rsidR="00EE2475">
              <w:rPr>
                <w:rFonts w:ascii="Arial" w:hAnsi="Arial" w:cs="Arial"/>
                <w:sz w:val="22"/>
                <w:szCs w:val="22"/>
              </w:rPr>
              <w:t xml:space="preserve"> d</w:t>
            </w:r>
            <w:r w:rsidR="00986390" w:rsidRPr="00E126BA">
              <w:rPr>
                <w:rFonts w:ascii="Arial" w:hAnsi="Arial" w:cs="Arial"/>
                <w:sz w:val="22"/>
                <w:szCs w:val="22"/>
              </w:rPr>
              <w:t>evices</w:t>
            </w:r>
          </w:p>
        </w:tc>
      </w:tr>
      <w:tr w:rsidR="00986390" w14:paraId="01CEA587"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37BC9AD4" w14:textId="0D1F8AC7" w:rsidR="00986390" w:rsidRDefault="00175569" w:rsidP="00FE132F">
            <w:pPr>
              <w:jc w:val="both"/>
              <w:rPr>
                <w:rFonts w:ascii="Arial" w:hAnsi="Arial" w:cs="Arial"/>
                <w:sz w:val="22"/>
                <w:szCs w:val="22"/>
              </w:rPr>
            </w:pPr>
            <w:r>
              <w:rPr>
                <w:rFonts w:ascii="Arial" w:hAnsi="Arial" w:cs="Arial"/>
                <w:sz w:val="22"/>
                <w:szCs w:val="22"/>
              </w:rPr>
              <w:t>STM32F</w:t>
            </w:r>
            <w:r w:rsidR="003E5F00">
              <w:rPr>
                <w:rFonts w:ascii="Arial" w:hAnsi="Arial" w:cs="Arial"/>
                <w:sz w:val="22"/>
                <w:szCs w:val="22"/>
              </w:rPr>
              <w:t>301x8</w:t>
            </w:r>
          </w:p>
        </w:tc>
        <w:tc>
          <w:tcPr>
            <w:tcW w:w="6975" w:type="dxa"/>
          </w:tcPr>
          <w:p w14:paraId="324BEC33" w14:textId="77777777" w:rsidR="002F4D92" w:rsidRDefault="00B21B10" w:rsidP="00B21B10">
            <w:pPr>
              <w:rPr>
                <w:rFonts w:ascii="Arial" w:hAnsi="Arial" w:cs="Arial"/>
                <w:sz w:val="22"/>
                <w:szCs w:val="22"/>
              </w:rPr>
            </w:pPr>
            <w:r>
              <w:rPr>
                <w:rFonts w:ascii="Arial" w:hAnsi="Arial" w:cs="Arial"/>
                <w:sz w:val="22"/>
                <w:szCs w:val="22"/>
              </w:rPr>
              <w:t xml:space="preserve">STM32F301K6, STM32F301C6, </w:t>
            </w:r>
            <w:r w:rsidR="002F4D92">
              <w:rPr>
                <w:rFonts w:ascii="Arial" w:hAnsi="Arial" w:cs="Arial"/>
                <w:sz w:val="22"/>
                <w:szCs w:val="22"/>
              </w:rPr>
              <w:t xml:space="preserve">STM32F301R6, </w:t>
            </w:r>
          </w:p>
          <w:p w14:paraId="598C98CC" w14:textId="00F3D256" w:rsidR="00986390" w:rsidRDefault="002F4D92" w:rsidP="00B21B10">
            <w:pPr>
              <w:rPr>
                <w:rFonts w:ascii="Arial" w:hAnsi="Arial" w:cs="Arial"/>
                <w:sz w:val="22"/>
                <w:szCs w:val="22"/>
              </w:rPr>
            </w:pPr>
            <w:r w:rsidRPr="00B21B10">
              <w:rPr>
                <w:rFonts w:ascii="Arial" w:hAnsi="Arial" w:cs="Arial"/>
                <w:sz w:val="22"/>
                <w:szCs w:val="22"/>
              </w:rPr>
              <w:t>STM32F301K8</w:t>
            </w:r>
            <w:r>
              <w:rPr>
                <w:rFonts w:ascii="Arial" w:hAnsi="Arial" w:cs="Arial"/>
                <w:sz w:val="22"/>
                <w:szCs w:val="22"/>
              </w:rPr>
              <w:t xml:space="preserve">, </w:t>
            </w:r>
            <w:r w:rsidR="00B21B10" w:rsidRPr="00B21B10">
              <w:rPr>
                <w:rFonts w:ascii="Arial" w:hAnsi="Arial" w:cs="Arial"/>
                <w:sz w:val="22"/>
                <w:szCs w:val="22"/>
              </w:rPr>
              <w:t>STM32F301C8</w:t>
            </w:r>
            <w:r>
              <w:rPr>
                <w:rFonts w:ascii="Arial" w:hAnsi="Arial" w:cs="Arial"/>
                <w:sz w:val="22"/>
                <w:szCs w:val="22"/>
              </w:rPr>
              <w:t xml:space="preserve"> </w:t>
            </w:r>
            <w:r w:rsidR="00B21B10">
              <w:rPr>
                <w:rFonts w:ascii="Arial" w:hAnsi="Arial" w:cs="Arial"/>
                <w:sz w:val="22"/>
                <w:szCs w:val="22"/>
              </w:rPr>
              <w:t xml:space="preserve">and </w:t>
            </w:r>
            <w:r w:rsidR="00B21B10" w:rsidRPr="00B21B10">
              <w:rPr>
                <w:rFonts w:ascii="Arial" w:hAnsi="Arial" w:cs="Arial"/>
                <w:sz w:val="22"/>
                <w:szCs w:val="22"/>
              </w:rPr>
              <w:t>STM32F301R8</w:t>
            </w:r>
          </w:p>
        </w:tc>
      </w:tr>
      <w:tr w:rsidR="00986390" w14:paraId="19D7F289" w14:textId="77777777" w:rsidTr="00476862">
        <w:trPr>
          <w:cnfStyle w:val="000000010000" w:firstRow="0" w:lastRow="0" w:firstColumn="0" w:lastColumn="0" w:oddVBand="0" w:evenVBand="0" w:oddHBand="0" w:evenHBand="1" w:firstRowFirstColumn="0" w:firstRowLastColumn="0" w:lastRowFirstColumn="0" w:lastRowLastColumn="0"/>
        </w:trPr>
        <w:tc>
          <w:tcPr>
            <w:tcW w:w="2268" w:type="dxa"/>
          </w:tcPr>
          <w:p w14:paraId="6FB0D03B" w14:textId="5C23556C" w:rsidR="00986390" w:rsidRDefault="00175569" w:rsidP="003E5F00">
            <w:pPr>
              <w:jc w:val="both"/>
              <w:rPr>
                <w:rFonts w:ascii="Arial" w:hAnsi="Arial" w:cs="Arial"/>
                <w:sz w:val="22"/>
                <w:szCs w:val="22"/>
              </w:rPr>
            </w:pPr>
            <w:r>
              <w:rPr>
                <w:rFonts w:ascii="Arial" w:hAnsi="Arial" w:cs="Arial"/>
                <w:sz w:val="22"/>
                <w:szCs w:val="22"/>
              </w:rPr>
              <w:t>STM32F</w:t>
            </w:r>
            <w:r w:rsidR="003E5F00">
              <w:rPr>
                <w:rFonts w:ascii="Arial" w:hAnsi="Arial" w:cs="Arial"/>
                <w:sz w:val="22"/>
                <w:szCs w:val="22"/>
              </w:rPr>
              <w:t>302</w:t>
            </w:r>
            <w:r w:rsidR="00986390" w:rsidRPr="00264A02">
              <w:rPr>
                <w:rFonts w:ascii="Arial" w:hAnsi="Arial" w:cs="Arial"/>
                <w:sz w:val="22"/>
                <w:szCs w:val="22"/>
              </w:rPr>
              <w:t>x</w:t>
            </w:r>
            <w:r w:rsidR="003E5F00">
              <w:rPr>
                <w:rFonts w:ascii="Arial" w:hAnsi="Arial" w:cs="Arial"/>
                <w:sz w:val="22"/>
                <w:szCs w:val="22"/>
              </w:rPr>
              <w:t>8</w:t>
            </w:r>
          </w:p>
        </w:tc>
        <w:tc>
          <w:tcPr>
            <w:tcW w:w="6975" w:type="dxa"/>
          </w:tcPr>
          <w:p w14:paraId="25155024" w14:textId="77777777" w:rsidR="002F4D92" w:rsidRDefault="00B21B10" w:rsidP="00B21B10">
            <w:pPr>
              <w:rPr>
                <w:rFonts w:ascii="Arial" w:hAnsi="Arial" w:cs="Arial"/>
                <w:sz w:val="22"/>
                <w:szCs w:val="22"/>
              </w:rPr>
            </w:pPr>
            <w:r w:rsidRPr="00B21B10">
              <w:rPr>
                <w:rFonts w:ascii="Arial" w:hAnsi="Arial" w:cs="Arial"/>
                <w:sz w:val="22"/>
                <w:szCs w:val="22"/>
              </w:rPr>
              <w:t>STM32F302K6</w:t>
            </w:r>
            <w:r>
              <w:rPr>
                <w:rFonts w:ascii="Arial" w:hAnsi="Arial" w:cs="Arial"/>
                <w:sz w:val="22"/>
                <w:szCs w:val="22"/>
              </w:rPr>
              <w:t xml:space="preserve">, STM32F302C6, </w:t>
            </w:r>
            <w:r w:rsidR="002F4D92">
              <w:rPr>
                <w:rFonts w:ascii="Arial" w:hAnsi="Arial" w:cs="Arial"/>
                <w:sz w:val="22"/>
                <w:szCs w:val="22"/>
              </w:rPr>
              <w:t>STM32F302R6,</w:t>
            </w:r>
          </w:p>
          <w:p w14:paraId="6D315D5F" w14:textId="088612BF" w:rsidR="00986390" w:rsidRDefault="002F4D92" w:rsidP="00B21B10">
            <w:pPr>
              <w:rPr>
                <w:rFonts w:ascii="Arial" w:hAnsi="Arial" w:cs="Arial"/>
                <w:sz w:val="22"/>
                <w:szCs w:val="22"/>
              </w:rPr>
            </w:pPr>
            <w:r>
              <w:rPr>
                <w:rFonts w:ascii="Arial" w:hAnsi="Arial" w:cs="Arial"/>
                <w:sz w:val="22"/>
                <w:szCs w:val="22"/>
              </w:rPr>
              <w:t xml:space="preserve">STM32F302K8, </w:t>
            </w:r>
            <w:r w:rsidR="00B21B10" w:rsidRPr="00B21B10">
              <w:rPr>
                <w:rFonts w:ascii="Arial" w:hAnsi="Arial" w:cs="Arial"/>
                <w:sz w:val="22"/>
                <w:szCs w:val="22"/>
              </w:rPr>
              <w:t>STM32F302C8</w:t>
            </w:r>
            <w:r>
              <w:rPr>
                <w:rFonts w:ascii="Arial" w:hAnsi="Arial" w:cs="Arial"/>
                <w:sz w:val="22"/>
                <w:szCs w:val="22"/>
              </w:rPr>
              <w:t xml:space="preserve"> </w:t>
            </w:r>
            <w:r w:rsidR="00B21B10">
              <w:rPr>
                <w:rFonts w:ascii="Arial" w:hAnsi="Arial" w:cs="Arial"/>
                <w:sz w:val="22"/>
                <w:szCs w:val="22"/>
              </w:rPr>
              <w:t xml:space="preserve">and </w:t>
            </w:r>
            <w:r w:rsidR="00B21B10" w:rsidRPr="00B21B10">
              <w:rPr>
                <w:rFonts w:ascii="Arial" w:hAnsi="Arial" w:cs="Arial"/>
                <w:sz w:val="22"/>
                <w:szCs w:val="22"/>
              </w:rPr>
              <w:t>STM32F302R8</w:t>
            </w:r>
          </w:p>
        </w:tc>
      </w:tr>
      <w:tr w:rsidR="003E5F00" w14:paraId="350C6340"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11B68900" w14:textId="3DB02D20" w:rsidR="003E5F00" w:rsidRDefault="003E5F00" w:rsidP="00FE132F">
            <w:pPr>
              <w:jc w:val="both"/>
              <w:rPr>
                <w:rFonts w:ascii="Arial" w:hAnsi="Arial" w:cs="Arial"/>
                <w:sz w:val="22"/>
                <w:szCs w:val="22"/>
              </w:rPr>
            </w:pPr>
            <w:r>
              <w:rPr>
                <w:rFonts w:ascii="Arial" w:hAnsi="Arial" w:cs="Arial"/>
                <w:sz w:val="22"/>
                <w:szCs w:val="22"/>
              </w:rPr>
              <w:t>STM32F302</w:t>
            </w:r>
            <w:r w:rsidRPr="00264A02">
              <w:rPr>
                <w:rFonts w:ascii="Arial" w:hAnsi="Arial" w:cs="Arial"/>
                <w:sz w:val="22"/>
                <w:szCs w:val="22"/>
              </w:rPr>
              <w:t>x</w:t>
            </w:r>
            <w:r>
              <w:rPr>
                <w:rFonts w:ascii="Arial" w:hAnsi="Arial" w:cs="Arial"/>
                <w:sz w:val="22"/>
                <w:szCs w:val="22"/>
              </w:rPr>
              <w:t>C</w:t>
            </w:r>
          </w:p>
        </w:tc>
        <w:tc>
          <w:tcPr>
            <w:tcW w:w="6975" w:type="dxa"/>
          </w:tcPr>
          <w:p w14:paraId="5B1668F4" w14:textId="77777777" w:rsidR="002F4D92" w:rsidRDefault="00B21B10" w:rsidP="00B21B10">
            <w:pPr>
              <w:rPr>
                <w:rFonts w:ascii="Arial" w:hAnsi="Arial" w:cs="Arial"/>
                <w:sz w:val="22"/>
                <w:szCs w:val="22"/>
              </w:rPr>
            </w:pPr>
            <w:r w:rsidRPr="00B21B10">
              <w:rPr>
                <w:rFonts w:ascii="Arial" w:hAnsi="Arial" w:cs="Arial"/>
                <w:sz w:val="22"/>
                <w:szCs w:val="22"/>
              </w:rPr>
              <w:t>STM32F302CB</w:t>
            </w:r>
            <w:r>
              <w:rPr>
                <w:rFonts w:ascii="Arial" w:hAnsi="Arial" w:cs="Arial"/>
                <w:sz w:val="22"/>
                <w:szCs w:val="22"/>
              </w:rPr>
              <w:t xml:space="preserve">, </w:t>
            </w:r>
            <w:r w:rsidR="002F4D92">
              <w:rPr>
                <w:rFonts w:ascii="Arial" w:hAnsi="Arial" w:cs="Arial"/>
                <w:sz w:val="22"/>
                <w:szCs w:val="22"/>
              </w:rPr>
              <w:t xml:space="preserve">STM32F302RB, STM32F302VB, </w:t>
            </w:r>
          </w:p>
          <w:p w14:paraId="22B28105" w14:textId="2303237D" w:rsidR="003E5F00" w:rsidRDefault="00B21B10" w:rsidP="00B21B10">
            <w:pPr>
              <w:rPr>
                <w:rFonts w:ascii="Arial" w:hAnsi="Arial" w:cs="Arial"/>
                <w:sz w:val="22"/>
                <w:szCs w:val="22"/>
              </w:rPr>
            </w:pPr>
            <w:r>
              <w:rPr>
                <w:rFonts w:ascii="Arial" w:hAnsi="Arial" w:cs="Arial"/>
                <w:sz w:val="22"/>
                <w:szCs w:val="22"/>
              </w:rPr>
              <w:t xml:space="preserve">STM32F302CC, </w:t>
            </w:r>
            <w:r w:rsidRPr="00B21B10">
              <w:rPr>
                <w:rFonts w:ascii="Arial" w:hAnsi="Arial" w:cs="Arial"/>
                <w:sz w:val="22"/>
                <w:szCs w:val="22"/>
              </w:rPr>
              <w:t>STM32F302RC</w:t>
            </w:r>
            <w:r w:rsidR="002F4D92">
              <w:rPr>
                <w:rFonts w:ascii="Arial" w:hAnsi="Arial" w:cs="Arial"/>
                <w:sz w:val="22"/>
                <w:szCs w:val="22"/>
              </w:rPr>
              <w:t xml:space="preserve"> </w:t>
            </w:r>
            <w:r>
              <w:rPr>
                <w:rFonts w:ascii="Arial" w:hAnsi="Arial" w:cs="Arial"/>
                <w:sz w:val="22"/>
                <w:szCs w:val="22"/>
              </w:rPr>
              <w:t xml:space="preserve">and </w:t>
            </w:r>
            <w:r w:rsidRPr="00B21B10">
              <w:rPr>
                <w:rFonts w:ascii="Arial" w:hAnsi="Arial" w:cs="Arial"/>
                <w:sz w:val="22"/>
                <w:szCs w:val="22"/>
              </w:rPr>
              <w:t>STM32F302VC</w:t>
            </w:r>
          </w:p>
        </w:tc>
      </w:tr>
      <w:tr w:rsidR="003E5F00" w14:paraId="2FC65DB7" w14:textId="77777777" w:rsidTr="00476862">
        <w:trPr>
          <w:cnfStyle w:val="000000010000" w:firstRow="0" w:lastRow="0" w:firstColumn="0" w:lastColumn="0" w:oddVBand="0" w:evenVBand="0" w:oddHBand="0" w:evenHBand="1" w:firstRowFirstColumn="0" w:firstRowLastColumn="0" w:lastRowFirstColumn="0" w:lastRowLastColumn="0"/>
        </w:trPr>
        <w:tc>
          <w:tcPr>
            <w:tcW w:w="2268" w:type="dxa"/>
          </w:tcPr>
          <w:p w14:paraId="7261A85D" w14:textId="05C53F99" w:rsidR="003E5F00" w:rsidRDefault="003E5F00" w:rsidP="00FE132F">
            <w:pPr>
              <w:jc w:val="both"/>
              <w:rPr>
                <w:rFonts w:ascii="Arial" w:hAnsi="Arial" w:cs="Arial"/>
                <w:sz w:val="22"/>
                <w:szCs w:val="22"/>
              </w:rPr>
            </w:pPr>
            <w:r>
              <w:rPr>
                <w:rFonts w:ascii="Arial" w:hAnsi="Arial" w:cs="Arial"/>
                <w:sz w:val="22"/>
                <w:szCs w:val="22"/>
              </w:rPr>
              <w:t>STM32F303x8</w:t>
            </w:r>
          </w:p>
        </w:tc>
        <w:tc>
          <w:tcPr>
            <w:tcW w:w="6975" w:type="dxa"/>
          </w:tcPr>
          <w:p w14:paraId="2B3D772A" w14:textId="77777777" w:rsidR="002F4D92" w:rsidRDefault="002F4D92" w:rsidP="002F4D92">
            <w:pPr>
              <w:rPr>
                <w:rFonts w:ascii="Arial" w:hAnsi="Arial" w:cs="Arial"/>
                <w:sz w:val="22"/>
                <w:szCs w:val="22"/>
              </w:rPr>
            </w:pPr>
            <w:r>
              <w:rPr>
                <w:rFonts w:ascii="Arial" w:hAnsi="Arial" w:cs="Arial"/>
                <w:sz w:val="22"/>
                <w:szCs w:val="22"/>
              </w:rPr>
              <w:t xml:space="preserve">STM32F303K6, </w:t>
            </w:r>
            <w:r w:rsidR="00B21B10" w:rsidRPr="00B21B10">
              <w:rPr>
                <w:rFonts w:ascii="Arial" w:hAnsi="Arial" w:cs="Arial"/>
                <w:sz w:val="22"/>
                <w:szCs w:val="22"/>
              </w:rPr>
              <w:t>STM32F303C6</w:t>
            </w:r>
            <w:r w:rsidR="00B21B10">
              <w:rPr>
                <w:rFonts w:ascii="Arial" w:hAnsi="Arial" w:cs="Arial"/>
                <w:sz w:val="22"/>
                <w:szCs w:val="22"/>
              </w:rPr>
              <w:t xml:space="preserve">, </w:t>
            </w:r>
            <w:r>
              <w:rPr>
                <w:rFonts w:ascii="Arial" w:hAnsi="Arial" w:cs="Arial"/>
                <w:sz w:val="22"/>
                <w:szCs w:val="22"/>
              </w:rPr>
              <w:t xml:space="preserve">STM32F303R6, </w:t>
            </w:r>
          </w:p>
          <w:p w14:paraId="2784E15C" w14:textId="31F69F6F" w:rsidR="003E5F00" w:rsidRDefault="002F4D92" w:rsidP="002F4D92">
            <w:pPr>
              <w:rPr>
                <w:rFonts w:ascii="Arial" w:hAnsi="Arial" w:cs="Arial"/>
                <w:sz w:val="22"/>
                <w:szCs w:val="22"/>
              </w:rPr>
            </w:pPr>
            <w:r w:rsidRPr="00B21B10">
              <w:rPr>
                <w:rFonts w:ascii="Arial" w:hAnsi="Arial" w:cs="Arial"/>
                <w:sz w:val="22"/>
                <w:szCs w:val="22"/>
              </w:rPr>
              <w:t>STM32F30</w:t>
            </w:r>
            <w:r>
              <w:rPr>
                <w:rFonts w:ascii="Arial" w:hAnsi="Arial" w:cs="Arial"/>
                <w:sz w:val="22"/>
                <w:szCs w:val="22"/>
              </w:rPr>
              <w:t>3</w:t>
            </w:r>
            <w:r w:rsidRPr="00B21B10">
              <w:rPr>
                <w:rFonts w:ascii="Arial" w:hAnsi="Arial" w:cs="Arial"/>
                <w:sz w:val="22"/>
                <w:szCs w:val="22"/>
              </w:rPr>
              <w:t>K8</w:t>
            </w:r>
            <w:r>
              <w:rPr>
                <w:rFonts w:ascii="Arial" w:hAnsi="Arial" w:cs="Arial"/>
                <w:sz w:val="22"/>
                <w:szCs w:val="22"/>
              </w:rPr>
              <w:t>, STM32F303C8</w:t>
            </w:r>
            <w:r w:rsidR="00B21B10">
              <w:rPr>
                <w:rFonts w:ascii="Arial" w:hAnsi="Arial" w:cs="Arial"/>
                <w:sz w:val="22"/>
                <w:szCs w:val="22"/>
              </w:rPr>
              <w:t xml:space="preserve"> and </w:t>
            </w:r>
            <w:r w:rsidR="00B21B10" w:rsidRPr="00B21B10">
              <w:rPr>
                <w:rFonts w:ascii="Arial" w:hAnsi="Arial" w:cs="Arial"/>
                <w:sz w:val="22"/>
                <w:szCs w:val="22"/>
              </w:rPr>
              <w:t>STM32F303R8</w:t>
            </w:r>
          </w:p>
        </w:tc>
      </w:tr>
      <w:tr w:rsidR="003E5F00" w14:paraId="3B38FA01"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03429301" w14:textId="4238F89B" w:rsidR="003E5F00" w:rsidRDefault="003E5F00" w:rsidP="00FE132F">
            <w:pPr>
              <w:jc w:val="both"/>
              <w:rPr>
                <w:rFonts w:ascii="Arial" w:hAnsi="Arial" w:cs="Arial"/>
                <w:sz w:val="22"/>
                <w:szCs w:val="22"/>
              </w:rPr>
            </w:pPr>
            <w:r>
              <w:rPr>
                <w:rFonts w:ascii="Arial" w:hAnsi="Arial" w:cs="Arial"/>
                <w:sz w:val="22"/>
                <w:szCs w:val="22"/>
              </w:rPr>
              <w:t>STM32F303xC</w:t>
            </w:r>
          </w:p>
        </w:tc>
        <w:tc>
          <w:tcPr>
            <w:tcW w:w="6975" w:type="dxa"/>
          </w:tcPr>
          <w:p w14:paraId="62DD1A5D" w14:textId="77777777" w:rsidR="002F4D92" w:rsidRDefault="00B21B10" w:rsidP="00B21B10">
            <w:pPr>
              <w:rPr>
                <w:rFonts w:ascii="Arial" w:hAnsi="Arial" w:cs="Arial"/>
                <w:sz w:val="22"/>
                <w:szCs w:val="22"/>
              </w:rPr>
            </w:pPr>
            <w:r>
              <w:rPr>
                <w:rFonts w:ascii="Arial" w:hAnsi="Arial" w:cs="Arial"/>
                <w:sz w:val="22"/>
                <w:szCs w:val="22"/>
              </w:rPr>
              <w:t xml:space="preserve">STM32F303CB, </w:t>
            </w:r>
            <w:r w:rsidR="002F4D92" w:rsidRPr="00B21B10">
              <w:rPr>
                <w:rFonts w:ascii="Arial" w:hAnsi="Arial" w:cs="Arial"/>
                <w:sz w:val="22"/>
                <w:szCs w:val="22"/>
              </w:rPr>
              <w:t>STM32F303RB</w:t>
            </w:r>
            <w:r w:rsidR="002F4D92">
              <w:rPr>
                <w:rFonts w:ascii="Arial" w:hAnsi="Arial" w:cs="Arial"/>
                <w:sz w:val="22"/>
                <w:szCs w:val="22"/>
              </w:rPr>
              <w:t>,</w:t>
            </w:r>
            <w:r w:rsidR="002F4D92" w:rsidRPr="00B21B10">
              <w:rPr>
                <w:rFonts w:ascii="Arial" w:hAnsi="Arial" w:cs="Arial"/>
                <w:sz w:val="22"/>
                <w:szCs w:val="22"/>
              </w:rPr>
              <w:t xml:space="preserve"> </w:t>
            </w:r>
            <w:r w:rsidR="002F4D92">
              <w:rPr>
                <w:rFonts w:ascii="Arial" w:hAnsi="Arial" w:cs="Arial"/>
                <w:sz w:val="22"/>
                <w:szCs w:val="22"/>
              </w:rPr>
              <w:t xml:space="preserve">STM32F303VB, </w:t>
            </w:r>
          </w:p>
          <w:p w14:paraId="2C0E49FB" w14:textId="29471999" w:rsidR="003E5F00" w:rsidRDefault="00B21B10" w:rsidP="00B21B10">
            <w:pPr>
              <w:rPr>
                <w:rFonts w:ascii="Arial" w:hAnsi="Arial" w:cs="Arial"/>
                <w:sz w:val="22"/>
                <w:szCs w:val="22"/>
              </w:rPr>
            </w:pPr>
            <w:r>
              <w:rPr>
                <w:rFonts w:ascii="Arial" w:hAnsi="Arial" w:cs="Arial"/>
                <w:sz w:val="22"/>
                <w:szCs w:val="22"/>
              </w:rPr>
              <w:t xml:space="preserve">STM32F303CC, </w:t>
            </w:r>
            <w:r w:rsidRPr="00B21B10">
              <w:rPr>
                <w:rFonts w:ascii="Arial" w:hAnsi="Arial" w:cs="Arial"/>
                <w:sz w:val="22"/>
                <w:szCs w:val="22"/>
              </w:rPr>
              <w:t>STM32F303RC</w:t>
            </w:r>
            <w:r w:rsidR="002F4D92">
              <w:rPr>
                <w:rFonts w:ascii="Arial" w:hAnsi="Arial" w:cs="Arial"/>
                <w:sz w:val="22"/>
                <w:szCs w:val="22"/>
              </w:rPr>
              <w:t xml:space="preserve"> </w:t>
            </w:r>
            <w:r>
              <w:rPr>
                <w:rFonts w:ascii="Arial" w:hAnsi="Arial" w:cs="Arial"/>
                <w:sz w:val="22"/>
                <w:szCs w:val="22"/>
              </w:rPr>
              <w:t xml:space="preserve">and </w:t>
            </w:r>
            <w:r w:rsidRPr="00B21B10">
              <w:rPr>
                <w:rFonts w:ascii="Arial" w:hAnsi="Arial" w:cs="Arial"/>
                <w:sz w:val="22"/>
                <w:szCs w:val="22"/>
              </w:rPr>
              <w:t>STM32F303VC</w:t>
            </w:r>
          </w:p>
        </w:tc>
      </w:tr>
      <w:tr w:rsidR="003E5F00" w14:paraId="58D82BBE" w14:textId="77777777" w:rsidTr="00476862">
        <w:trPr>
          <w:cnfStyle w:val="000000010000" w:firstRow="0" w:lastRow="0" w:firstColumn="0" w:lastColumn="0" w:oddVBand="0" w:evenVBand="0" w:oddHBand="0" w:evenHBand="1" w:firstRowFirstColumn="0" w:firstRowLastColumn="0" w:lastRowFirstColumn="0" w:lastRowLastColumn="0"/>
        </w:trPr>
        <w:tc>
          <w:tcPr>
            <w:tcW w:w="2268" w:type="dxa"/>
          </w:tcPr>
          <w:p w14:paraId="0C35EACB" w14:textId="574942F7" w:rsidR="003E5F00" w:rsidRDefault="003E5F00" w:rsidP="00FE132F">
            <w:pPr>
              <w:jc w:val="both"/>
              <w:rPr>
                <w:rFonts w:ascii="Arial" w:hAnsi="Arial" w:cs="Arial"/>
                <w:sz w:val="22"/>
                <w:szCs w:val="22"/>
              </w:rPr>
            </w:pPr>
            <w:r>
              <w:rPr>
                <w:rFonts w:ascii="Arial" w:hAnsi="Arial" w:cs="Arial"/>
                <w:sz w:val="22"/>
                <w:szCs w:val="22"/>
              </w:rPr>
              <w:t>STM32F373xC</w:t>
            </w:r>
          </w:p>
        </w:tc>
        <w:tc>
          <w:tcPr>
            <w:tcW w:w="6975" w:type="dxa"/>
          </w:tcPr>
          <w:p w14:paraId="166A8DF4" w14:textId="77777777" w:rsidR="002F4D92" w:rsidRDefault="00566CD8" w:rsidP="002F4D92">
            <w:pPr>
              <w:rPr>
                <w:rFonts w:ascii="Arial" w:hAnsi="Arial" w:cs="Arial"/>
                <w:sz w:val="22"/>
                <w:szCs w:val="22"/>
              </w:rPr>
            </w:pPr>
            <w:r w:rsidRPr="00566CD8">
              <w:rPr>
                <w:rFonts w:ascii="Arial" w:hAnsi="Arial" w:cs="Arial"/>
                <w:sz w:val="22"/>
                <w:szCs w:val="22"/>
              </w:rPr>
              <w:t>STM32F373C8</w:t>
            </w:r>
            <w:r>
              <w:rPr>
                <w:rFonts w:ascii="Arial" w:hAnsi="Arial" w:cs="Arial"/>
                <w:sz w:val="22"/>
                <w:szCs w:val="22"/>
              </w:rPr>
              <w:t>, STM32F373R8,</w:t>
            </w:r>
            <w:r w:rsidRPr="00566CD8">
              <w:rPr>
                <w:rFonts w:ascii="Arial" w:hAnsi="Arial" w:cs="Arial"/>
                <w:sz w:val="22"/>
                <w:szCs w:val="22"/>
              </w:rPr>
              <w:t xml:space="preserve"> </w:t>
            </w:r>
            <w:r>
              <w:rPr>
                <w:rFonts w:ascii="Arial" w:hAnsi="Arial" w:cs="Arial"/>
                <w:sz w:val="22"/>
                <w:szCs w:val="22"/>
              </w:rPr>
              <w:t xml:space="preserve"> </w:t>
            </w:r>
            <w:r w:rsidR="002F4D92">
              <w:rPr>
                <w:rFonts w:ascii="Arial" w:hAnsi="Arial" w:cs="Arial"/>
                <w:sz w:val="22"/>
                <w:szCs w:val="22"/>
              </w:rPr>
              <w:t xml:space="preserve">STM32F373V8, </w:t>
            </w:r>
          </w:p>
          <w:p w14:paraId="7567BCDE" w14:textId="77777777" w:rsidR="002F4D92" w:rsidRDefault="002F4D92" w:rsidP="002F4D92">
            <w:pPr>
              <w:rPr>
                <w:rFonts w:ascii="Arial" w:hAnsi="Arial" w:cs="Arial"/>
                <w:sz w:val="22"/>
                <w:szCs w:val="22"/>
              </w:rPr>
            </w:pPr>
            <w:r>
              <w:rPr>
                <w:rFonts w:ascii="Arial" w:hAnsi="Arial" w:cs="Arial"/>
                <w:sz w:val="22"/>
                <w:szCs w:val="22"/>
              </w:rPr>
              <w:t xml:space="preserve">STM32F373CB, </w:t>
            </w:r>
            <w:r w:rsidRPr="00566CD8">
              <w:rPr>
                <w:rFonts w:ascii="Arial" w:hAnsi="Arial" w:cs="Arial"/>
                <w:sz w:val="22"/>
                <w:szCs w:val="22"/>
              </w:rPr>
              <w:t>ST</w:t>
            </w:r>
            <w:r>
              <w:rPr>
                <w:rFonts w:ascii="Arial" w:hAnsi="Arial" w:cs="Arial"/>
                <w:sz w:val="22"/>
                <w:szCs w:val="22"/>
              </w:rPr>
              <w:t>M32F373RB, STM32F373VB,</w:t>
            </w:r>
          </w:p>
          <w:p w14:paraId="0B7D1696" w14:textId="71EE9AB1" w:rsidR="003E5F00" w:rsidRDefault="002F4D92" w:rsidP="002F4D92">
            <w:pPr>
              <w:rPr>
                <w:rFonts w:ascii="Arial" w:hAnsi="Arial" w:cs="Arial"/>
                <w:sz w:val="22"/>
                <w:szCs w:val="22"/>
              </w:rPr>
            </w:pPr>
            <w:r w:rsidRPr="00566CD8">
              <w:rPr>
                <w:rFonts w:ascii="Arial" w:hAnsi="Arial" w:cs="Arial"/>
                <w:sz w:val="22"/>
                <w:szCs w:val="22"/>
              </w:rPr>
              <w:t>STM32F373CC</w:t>
            </w:r>
            <w:r>
              <w:rPr>
                <w:rFonts w:ascii="Arial" w:hAnsi="Arial" w:cs="Arial"/>
                <w:sz w:val="22"/>
                <w:szCs w:val="22"/>
              </w:rPr>
              <w:t xml:space="preserve">, </w:t>
            </w:r>
            <w:r w:rsidR="00566CD8" w:rsidRPr="00566CD8">
              <w:rPr>
                <w:rFonts w:ascii="Arial" w:hAnsi="Arial" w:cs="Arial"/>
                <w:sz w:val="22"/>
                <w:szCs w:val="22"/>
              </w:rPr>
              <w:t>STM32F373RC</w:t>
            </w:r>
            <w:r>
              <w:rPr>
                <w:rFonts w:ascii="Arial" w:hAnsi="Arial" w:cs="Arial"/>
                <w:sz w:val="22"/>
                <w:szCs w:val="22"/>
              </w:rPr>
              <w:t xml:space="preserve"> </w:t>
            </w:r>
            <w:r w:rsidR="00566CD8">
              <w:rPr>
                <w:rFonts w:ascii="Arial" w:hAnsi="Arial" w:cs="Arial"/>
                <w:sz w:val="22"/>
                <w:szCs w:val="22"/>
              </w:rPr>
              <w:t>and</w:t>
            </w:r>
            <w:r w:rsidR="00566CD8" w:rsidRPr="00566CD8">
              <w:rPr>
                <w:rFonts w:ascii="Arial" w:hAnsi="Arial" w:cs="Arial"/>
                <w:sz w:val="22"/>
                <w:szCs w:val="22"/>
              </w:rPr>
              <w:t xml:space="preserve"> STM32F373VC</w:t>
            </w:r>
          </w:p>
        </w:tc>
      </w:tr>
      <w:tr w:rsidR="00986390" w14:paraId="07A78629"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0C803057" w14:textId="27C58AB5" w:rsidR="00986390" w:rsidRDefault="003E5F00" w:rsidP="003E5F00">
            <w:pPr>
              <w:jc w:val="both"/>
              <w:rPr>
                <w:rFonts w:ascii="Arial" w:hAnsi="Arial" w:cs="Arial"/>
                <w:sz w:val="22"/>
                <w:szCs w:val="22"/>
              </w:rPr>
            </w:pPr>
            <w:r>
              <w:rPr>
                <w:rFonts w:ascii="Arial" w:hAnsi="Arial" w:cs="Arial"/>
                <w:sz w:val="22"/>
                <w:szCs w:val="22"/>
              </w:rPr>
              <w:t>STM32F334x8</w:t>
            </w:r>
          </w:p>
        </w:tc>
        <w:tc>
          <w:tcPr>
            <w:tcW w:w="6975" w:type="dxa"/>
          </w:tcPr>
          <w:p w14:paraId="354029E0" w14:textId="77777777" w:rsidR="002F4D92" w:rsidRDefault="00566CD8" w:rsidP="002F4D92">
            <w:pPr>
              <w:rPr>
                <w:rFonts w:ascii="Arial" w:hAnsi="Arial" w:cs="Arial"/>
                <w:sz w:val="22"/>
                <w:szCs w:val="22"/>
              </w:rPr>
            </w:pPr>
            <w:r w:rsidRPr="00566CD8">
              <w:rPr>
                <w:rFonts w:ascii="Arial" w:hAnsi="Arial" w:cs="Arial"/>
                <w:sz w:val="22"/>
                <w:szCs w:val="22"/>
              </w:rPr>
              <w:t>STM32F334</w:t>
            </w:r>
            <w:r>
              <w:rPr>
                <w:rFonts w:ascii="Arial" w:hAnsi="Arial" w:cs="Arial"/>
                <w:sz w:val="22"/>
                <w:szCs w:val="22"/>
              </w:rPr>
              <w:t>K</w:t>
            </w:r>
            <w:r w:rsidRPr="00566CD8">
              <w:rPr>
                <w:rFonts w:ascii="Arial" w:hAnsi="Arial" w:cs="Arial"/>
                <w:sz w:val="22"/>
                <w:szCs w:val="22"/>
              </w:rPr>
              <w:t>4</w:t>
            </w:r>
            <w:r>
              <w:rPr>
                <w:rFonts w:ascii="Arial" w:hAnsi="Arial" w:cs="Arial"/>
                <w:sz w:val="22"/>
                <w:szCs w:val="22"/>
              </w:rPr>
              <w:t xml:space="preserve">, </w:t>
            </w:r>
            <w:r w:rsidRPr="00566CD8">
              <w:rPr>
                <w:rFonts w:ascii="Arial" w:hAnsi="Arial" w:cs="Arial"/>
                <w:sz w:val="22"/>
                <w:szCs w:val="22"/>
              </w:rPr>
              <w:t>STM32F334C4</w:t>
            </w:r>
            <w:r>
              <w:rPr>
                <w:rFonts w:ascii="Arial" w:hAnsi="Arial" w:cs="Arial"/>
                <w:sz w:val="22"/>
                <w:szCs w:val="22"/>
              </w:rPr>
              <w:t>,</w:t>
            </w:r>
            <w:r w:rsidRPr="00566CD8">
              <w:rPr>
                <w:rFonts w:ascii="Arial" w:hAnsi="Arial" w:cs="Arial"/>
                <w:sz w:val="22"/>
                <w:szCs w:val="22"/>
              </w:rPr>
              <w:t xml:space="preserve"> </w:t>
            </w:r>
            <w:r w:rsidR="002F4D92" w:rsidRPr="00566CD8">
              <w:rPr>
                <w:rFonts w:ascii="Arial" w:hAnsi="Arial" w:cs="Arial"/>
                <w:sz w:val="22"/>
                <w:szCs w:val="22"/>
              </w:rPr>
              <w:t>STM32F334R4</w:t>
            </w:r>
            <w:r w:rsidR="002F4D92">
              <w:rPr>
                <w:rFonts w:ascii="Arial" w:hAnsi="Arial" w:cs="Arial"/>
                <w:sz w:val="22"/>
                <w:szCs w:val="22"/>
              </w:rPr>
              <w:t xml:space="preserve">, </w:t>
            </w:r>
          </w:p>
          <w:p w14:paraId="24598641" w14:textId="77777777" w:rsidR="002F4D92" w:rsidRDefault="002F4D92" w:rsidP="002F4D92">
            <w:pPr>
              <w:rPr>
                <w:rFonts w:ascii="Arial" w:hAnsi="Arial" w:cs="Arial"/>
                <w:sz w:val="22"/>
                <w:szCs w:val="22"/>
              </w:rPr>
            </w:pPr>
            <w:r>
              <w:rPr>
                <w:rFonts w:ascii="Arial" w:hAnsi="Arial" w:cs="Arial"/>
                <w:sz w:val="22"/>
                <w:szCs w:val="22"/>
              </w:rPr>
              <w:t>STM32F334K</w:t>
            </w:r>
            <w:r w:rsidRPr="00566CD8">
              <w:rPr>
                <w:rFonts w:ascii="Arial" w:hAnsi="Arial" w:cs="Arial"/>
                <w:sz w:val="22"/>
                <w:szCs w:val="22"/>
              </w:rPr>
              <w:t>6</w:t>
            </w:r>
            <w:r>
              <w:rPr>
                <w:rFonts w:ascii="Arial" w:hAnsi="Arial" w:cs="Arial"/>
                <w:sz w:val="22"/>
                <w:szCs w:val="22"/>
              </w:rPr>
              <w:t xml:space="preserve">, </w:t>
            </w:r>
            <w:r w:rsidR="00566CD8" w:rsidRPr="00566CD8">
              <w:rPr>
                <w:rFonts w:ascii="Arial" w:hAnsi="Arial" w:cs="Arial"/>
                <w:sz w:val="22"/>
                <w:szCs w:val="22"/>
              </w:rPr>
              <w:t>STM32F334C6</w:t>
            </w:r>
            <w:r w:rsidR="00566CD8">
              <w:rPr>
                <w:rFonts w:ascii="Arial" w:hAnsi="Arial" w:cs="Arial"/>
                <w:sz w:val="22"/>
                <w:szCs w:val="22"/>
              </w:rPr>
              <w:t xml:space="preserve">, </w:t>
            </w:r>
            <w:r>
              <w:rPr>
                <w:rFonts w:ascii="Arial" w:hAnsi="Arial" w:cs="Arial"/>
                <w:sz w:val="22"/>
                <w:szCs w:val="22"/>
              </w:rPr>
              <w:t>STM32F334R6,</w:t>
            </w:r>
          </w:p>
          <w:p w14:paraId="2CCB206B" w14:textId="68208E61" w:rsidR="00986390" w:rsidRDefault="002F4D92" w:rsidP="002F4D92">
            <w:pPr>
              <w:rPr>
                <w:rFonts w:ascii="Arial" w:hAnsi="Arial" w:cs="Arial"/>
                <w:sz w:val="22"/>
                <w:szCs w:val="22"/>
              </w:rPr>
            </w:pPr>
            <w:r>
              <w:rPr>
                <w:rFonts w:ascii="Arial" w:hAnsi="Arial" w:cs="Arial"/>
                <w:sz w:val="22"/>
                <w:szCs w:val="22"/>
              </w:rPr>
              <w:t>STM32F334K</w:t>
            </w:r>
            <w:r w:rsidRPr="00566CD8">
              <w:rPr>
                <w:rFonts w:ascii="Arial" w:hAnsi="Arial" w:cs="Arial"/>
                <w:sz w:val="22"/>
                <w:szCs w:val="22"/>
              </w:rPr>
              <w:t>8</w:t>
            </w:r>
            <w:r>
              <w:rPr>
                <w:rFonts w:ascii="Arial" w:hAnsi="Arial" w:cs="Arial"/>
                <w:sz w:val="22"/>
                <w:szCs w:val="22"/>
              </w:rPr>
              <w:t xml:space="preserve">, </w:t>
            </w:r>
            <w:r w:rsidR="00566CD8" w:rsidRPr="00566CD8">
              <w:rPr>
                <w:rFonts w:ascii="Arial" w:hAnsi="Arial" w:cs="Arial"/>
                <w:sz w:val="22"/>
                <w:szCs w:val="22"/>
              </w:rPr>
              <w:t>STM32F334C8</w:t>
            </w:r>
            <w:r w:rsidR="00566CD8">
              <w:rPr>
                <w:rFonts w:ascii="Arial" w:hAnsi="Arial" w:cs="Arial"/>
                <w:sz w:val="22"/>
                <w:szCs w:val="22"/>
              </w:rPr>
              <w:t xml:space="preserve"> and </w:t>
            </w:r>
            <w:r w:rsidR="00566CD8" w:rsidRPr="00566CD8">
              <w:rPr>
                <w:rFonts w:ascii="Arial" w:hAnsi="Arial" w:cs="Arial"/>
                <w:sz w:val="22"/>
                <w:szCs w:val="22"/>
              </w:rPr>
              <w:t>STM32F334R8</w:t>
            </w:r>
          </w:p>
        </w:tc>
      </w:tr>
      <w:tr w:rsidR="003E5F00" w14:paraId="7264A39D" w14:textId="77777777" w:rsidTr="00476862">
        <w:trPr>
          <w:cnfStyle w:val="000000010000" w:firstRow="0" w:lastRow="0" w:firstColumn="0" w:lastColumn="0" w:oddVBand="0" w:evenVBand="0" w:oddHBand="0" w:evenHBand="1" w:firstRowFirstColumn="0" w:firstRowLastColumn="0" w:lastRowFirstColumn="0" w:lastRowLastColumn="0"/>
        </w:trPr>
        <w:tc>
          <w:tcPr>
            <w:tcW w:w="2268" w:type="dxa"/>
          </w:tcPr>
          <w:p w14:paraId="5E162F7C" w14:textId="19803FE9" w:rsidR="003E5F00" w:rsidRDefault="003E5F00" w:rsidP="003E5F00">
            <w:pPr>
              <w:jc w:val="both"/>
              <w:rPr>
                <w:rFonts w:ascii="Arial" w:hAnsi="Arial" w:cs="Arial"/>
                <w:sz w:val="22"/>
                <w:szCs w:val="22"/>
              </w:rPr>
            </w:pPr>
            <w:r>
              <w:rPr>
                <w:rFonts w:ascii="Arial" w:hAnsi="Arial" w:cs="Arial"/>
                <w:sz w:val="22"/>
                <w:szCs w:val="22"/>
              </w:rPr>
              <w:t>STM32F318xx</w:t>
            </w:r>
          </w:p>
        </w:tc>
        <w:tc>
          <w:tcPr>
            <w:tcW w:w="6975" w:type="dxa"/>
          </w:tcPr>
          <w:p w14:paraId="14288AE1" w14:textId="792B9F23" w:rsidR="003E5F00" w:rsidRPr="00986390" w:rsidRDefault="00566CD8" w:rsidP="00566CD8">
            <w:pPr>
              <w:rPr>
                <w:rFonts w:ascii="Arial" w:hAnsi="Arial" w:cs="Arial"/>
                <w:sz w:val="22"/>
                <w:szCs w:val="22"/>
              </w:rPr>
            </w:pPr>
            <w:r>
              <w:rPr>
                <w:rFonts w:ascii="Arial" w:hAnsi="Arial" w:cs="Arial"/>
                <w:sz w:val="22"/>
                <w:szCs w:val="22"/>
              </w:rPr>
              <w:t xml:space="preserve">STM32F318K8 and </w:t>
            </w:r>
            <w:r w:rsidRPr="00566CD8">
              <w:rPr>
                <w:rFonts w:ascii="Arial" w:hAnsi="Arial" w:cs="Arial"/>
                <w:sz w:val="22"/>
                <w:szCs w:val="22"/>
              </w:rPr>
              <w:t>STM32F318C8</w:t>
            </w:r>
          </w:p>
        </w:tc>
      </w:tr>
      <w:tr w:rsidR="003E5F00" w14:paraId="21458A3A"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72F0822B" w14:textId="0D5088F0" w:rsidR="003E5F00" w:rsidRDefault="003E5F00" w:rsidP="003E5F00">
            <w:pPr>
              <w:jc w:val="both"/>
              <w:rPr>
                <w:rFonts w:ascii="Arial" w:hAnsi="Arial" w:cs="Arial"/>
                <w:sz w:val="22"/>
                <w:szCs w:val="22"/>
              </w:rPr>
            </w:pPr>
            <w:r>
              <w:rPr>
                <w:rFonts w:ascii="Arial" w:hAnsi="Arial" w:cs="Arial"/>
                <w:sz w:val="22"/>
                <w:szCs w:val="22"/>
              </w:rPr>
              <w:t>STM32F328xx</w:t>
            </w:r>
          </w:p>
        </w:tc>
        <w:tc>
          <w:tcPr>
            <w:tcW w:w="6975" w:type="dxa"/>
          </w:tcPr>
          <w:p w14:paraId="0FBEAED3" w14:textId="336673C0" w:rsidR="003E5F00" w:rsidRPr="00986390" w:rsidRDefault="00566CD8" w:rsidP="00566CD8">
            <w:pPr>
              <w:rPr>
                <w:rFonts w:ascii="Arial" w:hAnsi="Arial" w:cs="Arial"/>
                <w:sz w:val="22"/>
                <w:szCs w:val="22"/>
              </w:rPr>
            </w:pPr>
            <w:r>
              <w:rPr>
                <w:rFonts w:ascii="Arial" w:hAnsi="Arial" w:cs="Arial"/>
                <w:sz w:val="22"/>
                <w:szCs w:val="22"/>
              </w:rPr>
              <w:t xml:space="preserve">STM32F328C8 and </w:t>
            </w:r>
            <w:r w:rsidRPr="00566CD8">
              <w:rPr>
                <w:rFonts w:ascii="Arial" w:hAnsi="Arial" w:cs="Arial"/>
                <w:sz w:val="22"/>
                <w:szCs w:val="22"/>
              </w:rPr>
              <w:t>STM32F328R8</w:t>
            </w:r>
          </w:p>
        </w:tc>
      </w:tr>
      <w:tr w:rsidR="003E5F00" w14:paraId="76AB4293" w14:textId="77777777" w:rsidTr="00CC7DBC">
        <w:trPr>
          <w:cnfStyle w:val="000000010000" w:firstRow="0" w:lastRow="0" w:firstColumn="0" w:lastColumn="0" w:oddVBand="0" w:evenVBand="0" w:oddHBand="0" w:evenHBand="1" w:firstRowFirstColumn="0" w:firstRowLastColumn="0" w:lastRowFirstColumn="0" w:lastRowLastColumn="0"/>
        </w:trPr>
        <w:tc>
          <w:tcPr>
            <w:tcW w:w="2268" w:type="dxa"/>
          </w:tcPr>
          <w:p w14:paraId="0A711EB4" w14:textId="77777777" w:rsidR="003E5F00" w:rsidRDefault="003E5F00" w:rsidP="00CC7DBC">
            <w:pPr>
              <w:jc w:val="both"/>
              <w:rPr>
                <w:rFonts w:ascii="Arial" w:hAnsi="Arial" w:cs="Arial"/>
                <w:sz w:val="22"/>
                <w:szCs w:val="22"/>
              </w:rPr>
            </w:pPr>
            <w:r>
              <w:rPr>
                <w:rFonts w:ascii="Arial" w:hAnsi="Arial" w:cs="Arial"/>
                <w:sz w:val="22"/>
                <w:szCs w:val="22"/>
              </w:rPr>
              <w:t>STM32F358xx</w:t>
            </w:r>
          </w:p>
        </w:tc>
        <w:tc>
          <w:tcPr>
            <w:tcW w:w="6975" w:type="dxa"/>
          </w:tcPr>
          <w:p w14:paraId="30B3A41A" w14:textId="34AD4249" w:rsidR="003E5F00" w:rsidRDefault="00566CD8" w:rsidP="00566CD8">
            <w:pPr>
              <w:rPr>
                <w:rFonts w:ascii="Arial" w:hAnsi="Arial" w:cs="Arial"/>
                <w:sz w:val="22"/>
                <w:szCs w:val="22"/>
              </w:rPr>
            </w:pPr>
            <w:r>
              <w:rPr>
                <w:rFonts w:ascii="Arial" w:hAnsi="Arial" w:cs="Arial"/>
                <w:sz w:val="22"/>
                <w:szCs w:val="22"/>
              </w:rPr>
              <w:t xml:space="preserve">STM32F358CC, </w:t>
            </w:r>
            <w:r w:rsidRPr="00566CD8">
              <w:rPr>
                <w:rFonts w:ascii="Arial" w:hAnsi="Arial" w:cs="Arial"/>
                <w:sz w:val="22"/>
                <w:szCs w:val="22"/>
              </w:rPr>
              <w:t>STM32F358RC</w:t>
            </w:r>
            <w:r>
              <w:rPr>
                <w:rFonts w:ascii="Arial" w:hAnsi="Arial" w:cs="Arial"/>
                <w:sz w:val="22"/>
                <w:szCs w:val="22"/>
              </w:rPr>
              <w:t xml:space="preserve"> and </w:t>
            </w:r>
            <w:r w:rsidRPr="00566CD8">
              <w:rPr>
                <w:rFonts w:ascii="Arial" w:hAnsi="Arial" w:cs="Arial"/>
                <w:sz w:val="22"/>
                <w:szCs w:val="22"/>
              </w:rPr>
              <w:t>STM32F358VC</w:t>
            </w:r>
          </w:p>
        </w:tc>
      </w:tr>
      <w:tr w:rsidR="00986390" w14:paraId="3649627C" w14:textId="77777777" w:rsidTr="00476862">
        <w:trPr>
          <w:cnfStyle w:val="000000100000" w:firstRow="0" w:lastRow="0" w:firstColumn="0" w:lastColumn="0" w:oddVBand="0" w:evenVBand="0" w:oddHBand="1" w:evenHBand="0" w:firstRowFirstColumn="0" w:firstRowLastColumn="0" w:lastRowFirstColumn="0" w:lastRowLastColumn="0"/>
        </w:trPr>
        <w:tc>
          <w:tcPr>
            <w:tcW w:w="2268" w:type="dxa"/>
          </w:tcPr>
          <w:p w14:paraId="40D28BD7" w14:textId="7FF698A5" w:rsidR="00986390" w:rsidRDefault="003E5F00" w:rsidP="003E5F00">
            <w:pPr>
              <w:jc w:val="both"/>
              <w:rPr>
                <w:rFonts w:ascii="Arial" w:hAnsi="Arial" w:cs="Arial"/>
                <w:sz w:val="22"/>
                <w:szCs w:val="22"/>
              </w:rPr>
            </w:pPr>
            <w:r>
              <w:rPr>
                <w:rFonts w:ascii="Arial" w:hAnsi="Arial" w:cs="Arial"/>
                <w:sz w:val="22"/>
                <w:szCs w:val="22"/>
              </w:rPr>
              <w:t>STM32F378xx</w:t>
            </w:r>
          </w:p>
        </w:tc>
        <w:tc>
          <w:tcPr>
            <w:tcW w:w="6975" w:type="dxa"/>
          </w:tcPr>
          <w:p w14:paraId="684B92BE" w14:textId="42D92D64" w:rsidR="00986390" w:rsidRDefault="00566CD8" w:rsidP="00566CD8">
            <w:pPr>
              <w:rPr>
                <w:rFonts w:ascii="Arial" w:hAnsi="Arial" w:cs="Arial"/>
                <w:sz w:val="22"/>
                <w:szCs w:val="22"/>
              </w:rPr>
            </w:pPr>
            <w:r>
              <w:rPr>
                <w:rFonts w:ascii="Arial" w:hAnsi="Arial" w:cs="Arial"/>
                <w:sz w:val="22"/>
                <w:szCs w:val="22"/>
              </w:rPr>
              <w:t xml:space="preserve">STM32F378CC, </w:t>
            </w:r>
            <w:r w:rsidRPr="00566CD8">
              <w:rPr>
                <w:rFonts w:ascii="Arial" w:hAnsi="Arial" w:cs="Arial"/>
                <w:sz w:val="22"/>
                <w:szCs w:val="22"/>
              </w:rPr>
              <w:t>STM32F378RC</w:t>
            </w:r>
            <w:r>
              <w:rPr>
                <w:rFonts w:ascii="Arial" w:hAnsi="Arial" w:cs="Arial"/>
                <w:sz w:val="22"/>
                <w:szCs w:val="22"/>
              </w:rPr>
              <w:t xml:space="preserve"> and </w:t>
            </w:r>
            <w:r w:rsidRPr="00566CD8">
              <w:rPr>
                <w:rFonts w:ascii="Arial" w:hAnsi="Arial" w:cs="Arial"/>
                <w:sz w:val="22"/>
                <w:szCs w:val="22"/>
              </w:rPr>
              <w:t>STM32F378VC</w:t>
            </w:r>
          </w:p>
        </w:tc>
      </w:tr>
    </w:tbl>
    <w:p w14:paraId="568365F6" w14:textId="77777777" w:rsidR="00986390" w:rsidRDefault="00986390" w:rsidP="008F64B8">
      <w:pPr>
        <w:jc w:val="both"/>
        <w:rPr>
          <w:rFonts w:ascii="Arial" w:hAnsi="Arial" w:cs="Arial"/>
          <w:sz w:val="22"/>
          <w:szCs w:val="22"/>
          <w:lang w:eastAsia="en-US"/>
        </w:rPr>
      </w:pPr>
    </w:p>
    <w:p w14:paraId="0AF71193" w14:textId="77777777" w:rsidR="00566CD8" w:rsidRDefault="00566CD8" w:rsidP="00566CD8">
      <w:pPr>
        <w:rPr>
          <w:rFonts w:ascii="Arial" w:hAnsi="Arial" w:cs="Arial"/>
          <w:sz w:val="22"/>
          <w:szCs w:val="22"/>
        </w:rPr>
      </w:pPr>
    </w:p>
    <w:p w14:paraId="4F052FAE" w14:textId="77777777" w:rsidR="00566CD8" w:rsidRDefault="00566CD8">
      <w:pPr>
        <w:rPr>
          <w:rFonts w:ascii="Arial" w:hAnsi="Arial" w:cs="Arial"/>
          <w:sz w:val="22"/>
          <w:szCs w:val="22"/>
        </w:rPr>
      </w:pPr>
      <w:r>
        <w:rPr>
          <w:rFonts w:ascii="Arial" w:hAnsi="Arial" w:cs="Arial"/>
          <w:sz w:val="22"/>
          <w:szCs w:val="22"/>
        </w:rPr>
        <w:br w:type="page"/>
      </w:r>
    </w:p>
    <w:p w14:paraId="67437FA5" w14:textId="4AA69E19" w:rsidR="00151766" w:rsidRDefault="00175569" w:rsidP="00566CD8">
      <w:pPr>
        <w:rPr>
          <w:rFonts w:ascii="Arial" w:hAnsi="Arial" w:cs="Arial"/>
          <w:sz w:val="22"/>
          <w:szCs w:val="22"/>
        </w:rPr>
      </w:pPr>
      <w:r>
        <w:rPr>
          <w:rFonts w:ascii="Arial" w:hAnsi="Arial" w:cs="Arial"/>
          <w:sz w:val="22"/>
          <w:szCs w:val="22"/>
        </w:rPr>
        <w:lastRenderedPageBreak/>
        <w:t>STM32CubeF</w:t>
      </w:r>
      <w:r w:rsidR="003E5F00">
        <w:rPr>
          <w:rFonts w:ascii="Arial" w:hAnsi="Arial" w:cs="Arial"/>
          <w:sz w:val="22"/>
          <w:szCs w:val="22"/>
        </w:rPr>
        <w:t>3</w:t>
      </w:r>
      <w:r w:rsidR="00986390">
        <w:rPr>
          <w:rFonts w:ascii="Arial" w:hAnsi="Arial" w:cs="Arial"/>
          <w:sz w:val="22"/>
          <w:szCs w:val="22"/>
        </w:rPr>
        <w:t xml:space="preserve"> features a rich set of examples and </w:t>
      </w:r>
      <w:r w:rsidR="00420855">
        <w:rPr>
          <w:rFonts w:ascii="Arial" w:hAnsi="Arial" w:cs="Arial"/>
          <w:sz w:val="22"/>
          <w:szCs w:val="22"/>
        </w:rPr>
        <w:t>applications</w:t>
      </w:r>
      <w:r w:rsidR="00986390" w:rsidRPr="00986390">
        <w:rPr>
          <w:rFonts w:ascii="Arial" w:hAnsi="Arial" w:cs="Arial"/>
          <w:sz w:val="22"/>
          <w:szCs w:val="22"/>
        </w:rPr>
        <w:t xml:space="preserve"> at all levels</w:t>
      </w:r>
      <w:r w:rsidR="00986390">
        <w:rPr>
          <w:rFonts w:ascii="Arial" w:hAnsi="Arial" w:cs="Arial"/>
          <w:sz w:val="22"/>
          <w:szCs w:val="22"/>
        </w:rPr>
        <w:t xml:space="preserve"> making</w:t>
      </w:r>
      <w:r w:rsidR="00EE2475">
        <w:rPr>
          <w:rFonts w:ascii="Arial" w:hAnsi="Arial" w:cs="Arial"/>
          <w:sz w:val="22"/>
          <w:szCs w:val="22"/>
        </w:rPr>
        <w:t xml:space="preserve"> it easy to understand and use </w:t>
      </w:r>
      <w:r w:rsidR="00986390">
        <w:rPr>
          <w:rFonts w:ascii="Arial" w:hAnsi="Arial" w:cs="Arial"/>
          <w:sz w:val="22"/>
          <w:szCs w:val="22"/>
        </w:rPr>
        <w:t>any HAL driver and/or Middleware components.</w:t>
      </w:r>
      <w:r w:rsidR="00EE2475">
        <w:rPr>
          <w:rFonts w:ascii="Arial" w:hAnsi="Arial" w:cs="Arial"/>
          <w:sz w:val="22"/>
          <w:szCs w:val="22"/>
        </w:rPr>
        <w:t xml:space="preserve"> </w:t>
      </w:r>
      <w:r w:rsidR="00986390">
        <w:rPr>
          <w:rFonts w:ascii="Arial" w:hAnsi="Arial" w:cs="Arial"/>
          <w:sz w:val="22"/>
          <w:szCs w:val="22"/>
        </w:rPr>
        <w:t xml:space="preserve">These examples are running on </w:t>
      </w:r>
      <w:r w:rsidR="0091086F">
        <w:rPr>
          <w:rFonts w:ascii="Arial" w:hAnsi="Arial" w:cs="Arial"/>
          <w:sz w:val="22"/>
          <w:szCs w:val="22"/>
        </w:rPr>
        <w:t>STMicroelectronics</w:t>
      </w:r>
      <w:r w:rsidR="00566CD8">
        <w:rPr>
          <w:rFonts w:ascii="Arial" w:hAnsi="Arial" w:cs="Arial"/>
          <w:sz w:val="22"/>
          <w:szCs w:val="22"/>
        </w:rPr>
        <w:t xml:space="preserve"> boards as listed in T</w:t>
      </w:r>
      <w:r w:rsidR="00986390">
        <w:rPr>
          <w:rFonts w:ascii="Arial" w:hAnsi="Arial" w:cs="Arial"/>
          <w:sz w:val="22"/>
          <w:szCs w:val="22"/>
        </w:rPr>
        <w:t>able</w:t>
      </w:r>
      <w:r w:rsidR="00566CD8">
        <w:rPr>
          <w:rFonts w:ascii="Arial" w:hAnsi="Arial" w:cs="Arial"/>
          <w:sz w:val="22"/>
          <w:szCs w:val="22"/>
        </w:rPr>
        <w:t xml:space="preserve"> 2</w:t>
      </w:r>
      <w:r w:rsidR="00986390">
        <w:rPr>
          <w:rFonts w:ascii="Arial" w:hAnsi="Arial" w:cs="Arial"/>
          <w:sz w:val="22"/>
          <w:szCs w:val="22"/>
        </w:rPr>
        <w:t xml:space="preserve"> below:</w:t>
      </w:r>
    </w:p>
    <w:p w14:paraId="150304C6" w14:textId="77777777" w:rsidR="00566CD8" w:rsidRPr="00566CD8" w:rsidRDefault="00566CD8" w:rsidP="00566CD8">
      <w:pPr>
        <w:rPr>
          <w:rFonts w:ascii="Arial" w:hAnsi="Arial" w:cs="Arial"/>
          <w:b/>
          <w:sz w:val="22"/>
          <w:szCs w:val="22"/>
        </w:rPr>
      </w:pPr>
    </w:p>
    <w:p w14:paraId="7F883241" w14:textId="7D911A51" w:rsidR="00986390" w:rsidRPr="00566CD8" w:rsidRDefault="00566CD8" w:rsidP="00566CD8">
      <w:pPr>
        <w:jc w:val="center"/>
        <w:rPr>
          <w:rFonts w:ascii="Arial" w:hAnsi="Arial" w:cs="Arial"/>
          <w:b/>
          <w:sz w:val="22"/>
          <w:szCs w:val="22"/>
        </w:rPr>
      </w:pPr>
      <w:proofErr w:type="gramStart"/>
      <w:r w:rsidRPr="00566CD8">
        <w:rPr>
          <w:rFonts w:ascii="Arial" w:hAnsi="Arial" w:cs="Arial"/>
          <w:b/>
          <w:sz w:val="22"/>
          <w:szCs w:val="22"/>
        </w:rPr>
        <w:t>Table 2.</w:t>
      </w:r>
      <w:proofErr w:type="gramEnd"/>
      <w:r w:rsidRPr="00566CD8">
        <w:rPr>
          <w:rFonts w:ascii="Arial" w:hAnsi="Arial" w:cs="Arial"/>
          <w:b/>
          <w:sz w:val="22"/>
          <w:szCs w:val="22"/>
        </w:rPr>
        <w:t xml:space="preserve"> Boards for STM32F3 series</w:t>
      </w:r>
    </w:p>
    <w:tbl>
      <w:tblPr>
        <w:tblStyle w:val="MediumShading1-Accent1"/>
        <w:tblW w:w="0" w:type="auto"/>
        <w:tblLook w:val="0420" w:firstRow="1" w:lastRow="0" w:firstColumn="0" w:lastColumn="0" w:noHBand="0" w:noVBand="1"/>
      </w:tblPr>
      <w:tblGrid>
        <w:gridCol w:w="4621"/>
        <w:gridCol w:w="4622"/>
      </w:tblGrid>
      <w:tr w:rsidR="00184F5C" w14:paraId="2DAF6003" w14:textId="77777777" w:rsidTr="00476862">
        <w:trPr>
          <w:cnfStyle w:val="100000000000" w:firstRow="1" w:lastRow="0" w:firstColumn="0" w:lastColumn="0" w:oddVBand="0" w:evenVBand="0" w:oddHBand="0" w:evenHBand="0" w:firstRowFirstColumn="0" w:firstRowLastColumn="0" w:lastRowFirstColumn="0" w:lastRowLastColumn="0"/>
        </w:trPr>
        <w:tc>
          <w:tcPr>
            <w:tcW w:w="4621" w:type="dxa"/>
          </w:tcPr>
          <w:p w14:paraId="7466F3B8" w14:textId="3CEC0AAC" w:rsidR="00184F5C" w:rsidRPr="00EE2475" w:rsidRDefault="00184F5C" w:rsidP="00986390">
            <w:pPr>
              <w:jc w:val="center"/>
              <w:rPr>
                <w:rFonts w:ascii="Arial" w:hAnsi="Arial" w:cs="Arial"/>
                <w:sz w:val="22"/>
                <w:szCs w:val="22"/>
              </w:rPr>
            </w:pPr>
            <w:r w:rsidRPr="00EE2475">
              <w:rPr>
                <w:rFonts w:ascii="Arial" w:hAnsi="Arial" w:cs="Arial"/>
                <w:sz w:val="22"/>
                <w:szCs w:val="22"/>
              </w:rPr>
              <w:t>Board</w:t>
            </w:r>
          </w:p>
        </w:tc>
        <w:tc>
          <w:tcPr>
            <w:tcW w:w="4622" w:type="dxa"/>
          </w:tcPr>
          <w:p w14:paraId="2CA0BE40" w14:textId="695C089A" w:rsidR="00184F5C" w:rsidRPr="00EE2475" w:rsidRDefault="00184F5C" w:rsidP="00566CD8">
            <w:pPr>
              <w:jc w:val="center"/>
              <w:rPr>
                <w:rFonts w:ascii="Arial" w:hAnsi="Arial" w:cs="Arial"/>
                <w:sz w:val="22"/>
                <w:szCs w:val="22"/>
              </w:rPr>
            </w:pPr>
            <w:r w:rsidRPr="00EE2475">
              <w:rPr>
                <w:rFonts w:ascii="Arial" w:hAnsi="Arial" w:cs="Arial"/>
                <w:sz w:val="22"/>
                <w:szCs w:val="22"/>
              </w:rPr>
              <w:t>STM32</w:t>
            </w:r>
            <w:r w:rsidR="00A870E5">
              <w:rPr>
                <w:rFonts w:ascii="Arial" w:hAnsi="Arial" w:cs="Arial"/>
                <w:sz w:val="22"/>
                <w:szCs w:val="22"/>
              </w:rPr>
              <w:t>F</w:t>
            </w:r>
            <w:r w:rsidR="00566CD8">
              <w:rPr>
                <w:rFonts w:ascii="Arial" w:hAnsi="Arial" w:cs="Arial"/>
                <w:sz w:val="22"/>
                <w:szCs w:val="22"/>
              </w:rPr>
              <w:t>3</w:t>
            </w:r>
            <w:r w:rsidR="00E126BA" w:rsidRPr="00EE2475">
              <w:rPr>
                <w:rFonts w:ascii="Arial" w:hAnsi="Arial" w:cs="Arial"/>
                <w:sz w:val="22"/>
                <w:szCs w:val="22"/>
              </w:rPr>
              <w:t xml:space="preserve"> devices supported</w:t>
            </w:r>
          </w:p>
        </w:tc>
      </w:tr>
      <w:tr w:rsidR="00CC7DBC" w14:paraId="34209311" w14:textId="77777777" w:rsidTr="00CC7DBC">
        <w:trPr>
          <w:cnfStyle w:val="000000100000" w:firstRow="0" w:lastRow="0" w:firstColumn="0" w:lastColumn="0" w:oddVBand="0" w:evenVBand="0" w:oddHBand="1" w:evenHBand="0" w:firstRowFirstColumn="0" w:firstRowLastColumn="0" w:lastRowFirstColumn="0" w:lastRowLastColumn="0"/>
        </w:trPr>
        <w:tc>
          <w:tcPr>
            <w:tcW w:w="4621" w:type="dxa"/>
          </w:tcPr>
          <w:p w14:paraId="7174DA26" w14:textId="0C468502" w:rsidR="00CC7DBC" w:rsidRDefault="00CC7DBC" w:rsidP="00CC7DBC">
            <w:pPr>
              <w:jc w:val="both"/>
              <w:rPr>
                <w:rFonts w:ascii="Arial" w:hAnsi="Arial" w:cs="Arial"/>
                <w:sz w:val="22"/>
                <w:szCs w:val="22"/>
              </w:rPr>
            </w:pPr>
            <w:r>
              <w:rPr>
                <w:rFonts w:ascii="Arial" w:hAnsi="Arial" w:cs="Arial"/>
                <w:sz w:val="22"/>
                <w:szCs w:val="22"/>
              </w:rPr>
              <w:t>STM32303C</w:t>
            </w:r>
            <w:r w:rsidR="002F6389">
              <w:rPr>
                <w:rFonts w:ascii="Arial" w:hAnsi="Arial" w:cs="Arial"/>
                <w:sz w:val="22"/>
                <w:szCs w:val="22"/>
              </w:rPr>
              <w:t>-</w:t>
            </w:r>
            <w:r w:rsidRPr="00184F5C">
              <w:rPr>
                <w:rFonts w:ascii="Arial" w:hAnsi="Arial" w:cs="Arial"/>
                <w:sz w:val="22"/>
                <w:szCs w:val="22"/>
              </w:rPr>
              <w:t>EVAL</w:t>
            </w:r>
          </w:p>
        </w:tc>
        <w:tc>
          <w:tcPr>
            <w:tcW w:w="4622" w:type="dxa"/>
          </w:tcPr>
          <w:p w14:paraId="2AE1D120" w14:textId="77777777" w:rsidR="00CC7DBC" w:rsidRDefault="00CC7DBC" w:rsidP="00CC7DBC">
            <w:pPr>
              <w:jc w:val="both"/>
              <w:rPr>
                <w:rFonts w:ascii="Arial" w:hAnsi="Arial" w:cs="Arial"/>
                <w:sz w:val="22"/>
                <w:szCs w:val="22"/>
              </w:rPr>
            </w:pPr>
            <w:r>
              <w:rPr>
                <w:rFonts w:ascii="Arial" w:hAnsi="Arial" w:cs="Arial"/>
                <w:sz w:val="22"/>
                <w:szCs w:val="22"/>
              </w:rPr>
              <w:t xml:space="preserve">STM32F303xC </w:t>
            </w:r>
          </w:p>
        </w:tc>
      </w:tr>
      <w:tr w:rsidR="00CC7DBC" w14:paraId="33B4918C" w14:textId="77777777" w:rsidTr="00CC7DBC">
        <w:trPr>
          <w:cnfStyle w:val="000000010000" w:firstRow="0" w:lastRow="0" w:firstColumn="0" w:lastColumn="0" w:oddVBand="0" w:evenVBand="0" w:oddHBand="0" w:evenHBand="1" w:firstRowFirstColumn="0" w:firstRowLastColumn="0" w:lastRowFirstColumn="0" w:lastRowLastColumn="0"/>
        </w:trPr>
        <w:tc>
          <w:tcPr>
            <w:tcW w:w="4621" w:type="dxa"/>
          </w:tcPr>
          <w:p w14:paraId="60B6AFDE" w14:textId="496BBFF0" w:rsidR="00CC7DBC" w:rsidRDefault="00CC7DBC" w:rsidP="00CC7DBC">
            <w:pPr>
              <w:jc w:val="both"/>
              <w:rPr>
                <w:rFonts w:ascii="Arial" w:hAnsi="Arial" w:cs="Arial"/>
                <w:sz w:val="22"/>
                <w:szCs w:val="22"/>
              </w:rPr>
            </w:pPr>
            <w:r>
              <w:rPr>
                <w:rFonts w:ascii="Arial" w:hAnsi="Arial" w:cs="Arial"/>
                <w:sz w:val="22"/>
                <w:szCs w:val="22"/>
              </w:rPr>
              <w:t>STM32373C</w:t>
            </w:r>
            <w:r w:rsidR="002F6389">
              <w:rPr>
                <w:rFonts w:ascii="Arial" w:hAnsi="Arial" w:cs="Arial"/>
                <w:sz w:val="22"/>
                <w:szCs w:val="22"/>
              </w:rPr>
              <w:t>-</w:t>
            </w:r>
            <w:r w:rsidRPr="00184F5C">
              <w:rPr>
                <w:rFonts w:ascii="Arial" w:hAnsi="Arial" w:cs="Arial"/>
                <w:sz w:val="22"/>
                <w:szCs w:val="22"/>
              </w:rPr>
              <w:t>EVAL</w:t>
            </w:r>
          </w:p>
        </w:tc>
        <w:tc>
          <w:tcPr>
            <w:tcW w:w="4622" w:type="dxa"/>
          </w:tcPr>
          <w:p w14:paraId="5B85B66E" w14:textId="78006F65" w:rsidR="00CC7DBC" w:rsidRDefault="00CC7DBC" w:rsidP="00CC7DBC">
            <w:pPr>
              <w:jc w:val="both"/>
              <w:rPr>
                <w:rFonts w:ascii="Arial" w:hAnsi="Arial" w:cs="Arial"/>
                <w:sz w:val="22"/>
                <w:szCs w:val="22"/>
              </w:rPr>
            </w:pPr>
            <w:r>
              <w:rPr>
                <w:rFonts w:ascii="Arial" w:hAnsi="Arial" w:cs="Arial"/>
                <w:sz w:val="22"/>
                <w:szCs w:val="22"/>
              </w:rPr>
              <w:t xml:space="preserve">STM32F373xC </w:t>
            </w:r>
          </w:p>
        </w:tc>
      </w:tr>
      <w:tr w:rsidR="00CC7DBC" w14:paraId="7E7B0719" w14:textId="77777777" w:rsidTr="00CC7DBC">
        <w:trPr>
          <w:cnfStyle w:val="000000100000" w:firstRow="0" w:lastRow="0" w:firstColumn="0" w:lastColumn="0" w:oddVBand="0" w:evenVBand="0" w:oddHBand="1" w:evenHBand="0" w:firstRowFirstColumn="0" w:firstRowLastColumn="0" w:lastRowFirstColumn="0" w:lastRowLastColumn="0"/>
        </w:trPr>
        <w:tc>
          <w:tcPr>
            <w:tcW w:w="4621" w:type="dxa"/>
          </w:tcPr>
          <w:p w14:paraId="31407DCE" w14:textId="2FB87C09" w:rsidR="00CC7DBC" w:rsidRDefault="00CC7DBC" w:rsidP="002F6389">
            <w:pPr>
              <w:jc w:val="both"/>
              <w:rPr>
                <w:rFonts w:ascii="Arial" w:hAnsi="Arial" w:cs="Arial"/>
                <w:sz w:val="22"/>
                <w:szCs w:val="22"/>
              </w:rPr>
            </w:pPr>
            <w:r>
              <w:rPr>
                <w:rFonts w:ascii="Arial" w:hAnsi="Arial" w:cs="Arial"/>
                <w:sz w:val="22"/>
                <w:szCs w:val="22"/>
              </w:rPr>
              <w:t>STM32F3-D</w:t>
            </w:r>
            <w:r w:rsidR="002F6389">
              <w:rPr>
                <w:rFonts w:ascii="Arial" w:hAnsi="Arial" w:cs="Arial"/>
                <w:sz w:val="22"/>
                <w:szCs w:val="22"/>
              </w:rPr>
              <w:t>iscovery</w:t>
            </w:r>
          </w:p>
        </w:tc>
        <w:tc>
          <w:tcPr>
            <w:tcW w:w="4622" w:type="dxa"/>
          </w:tcPr>
          <w:p w14:paraId="1227086D" w14:textId="77777777" w:rsidR="00CC7DBC" w:rsidRDefault="00CC7DBC" w:rsidP="00CC7DBC">
            <w:pPr>
              <w:jc w:val="both"/>
              <w:rPr>
                <w:rFonts w:ascii="Arial" w:hAnsi="Arial" w:cs="Arial"/>
                <w:sz w:val="22"/>
                <w:szCs w:val="22"/>
              </w:rPr>
            </w:pPr>
            <w:r>
              <w:rPr>
                <w:rFonts w:ascii="Arial" w:hAnsi="Arial" w:cs="Arial"/>
                <w:sz w:val="22"/>
                <w:szCs w:val="22"/>
              </w:rPr>
              <w:t xml:space="preserve">STM32F303xC </w:t>
            </w:r>
          </w:p>
        </w:tc>
      </w:tr>
      <w:tr w:rsidR="00CC7DBC" w14:paraId="3B37E496" w14:textId="77777777" w:rsidTr="00CC7DBC">
        <w:trPr>
          <w:cnfStyle w:val="000000010000" w:firstRow="0" w:lastRow="0" w:firstColumn="0" w:lastColumn="0" w:oddVBand="0" w:evenVBand="0" w:oddHBand="0" w:evenHBand="1" w:firstRowFirstColumn="0" w:firstRowLastColumn="0" w:lastRowFirstColumn="0" w:lastRowLastColumn="0"/>
        </w:trPr>
        <w:tc>
          <w:tcPr>
            <w:tcW w:w="4621" w:type="dxa"/>
          </w:tcPr>
          <w:p w14:paraId="50CC518D" w14:textId="6FF6C148" w:rsidR="00CC7DBC" w:rsidRDefault="00CC7DBC" w:rsidP="002F6389">
            <w:pPr>
              <w:jc w:val="both"/>
              <w:rPr>
                <w:rFonts w:ascii="Arial" w:hAnsi="Arial" w:cs="Arial"/>
                <w:sz w:val="22"/>
                <w:szCs w:val="22"/>
              </w:rPr>
            </w:pPr>
            <w:r>
              <w:rPr>
                <w:rFonts w:ascii="Arial" w:hAnsi="Arial" w:cs="Arial"/>
                <w:sz w:val="22"/>
                <w:szCs w:val="22"/>
              </w:rPr>
              <w:t>STM32F3348-D</w:t>
            </w:r>
            <w:r w:rsidR="002F6389">
              <w:rPr>
                <w:rFonts w:ascii="Arial" w:hAnsi="Arial" w:cs="Arial"/>
                <w:sz w:val="22"/>
                <w:szCs w:val="22"/>
              </w:rPr>
              <w:t>iscovery</w:t>
            </w:r>
          </w:p>
        </w:tc>
        <w:tc>
          <w:tcPr>
            <w:tcW w:w="4622" w:type="dxa"/>
          </w:tcPr>
          <w:p w14:paraId="496177A6" w14:textId="485BEF51" w:rsidR="00CC7DBC" w:rsidRDefault="00CC7DBC" w:rsidP="00CC7DBC">
            <w:pPr>
              <w:jc w:val="both"/>
              <w:rPr>
                <w:rFonts w:ascii="Arial" w:hAnsi="Arial" w:cs="Arial"/>
                <w:sz w:val="22"/>
                <w:szCs w:val="22"/>
              </w:rPr>
            </w:pPr>
            <w:r>
              <w:rPr>
                <w:rFonts w:ascii="Arial" w:hAnsi="Arial" w:cs="Arial"/>
                <w:sz w:val="22"/>
                <w:szCs w:val="22"/>
              </w:rPr>
              <w:t xml:space="preserve">STM32F334x8 </w:t>
            </w:r>
          </w:p>
        </w:tc>
      </w:tr>
      <w:tr w:rsidR="00CC7DBC" w14:paraId="0EC922E4" w14:textId="77777777" w:rsidTr="00CC7DBC">
        <w:trPr>
          <w:cnfStyle w:val="000000100000" w:firstRow="0" w:lastRow="0" w:firstColumn="0" w:lastColumn="0" w:oddVBand="0" w:evenVBand="0" w:oddHBand="1" w:evenHBand="0" w:firstRowFirstColumn="0" w:firstRowLastColumn="0" w:lastRowFirstColumn="0" w:lastRowLastColumn="0"/>
        </w:trPr>
        <w:tc>
          <w:tcPr>
            <w:tcW w:w="4621" w:type="dxa"/>
          </w:tcPr>
          <w:p w14:paraId="4641F5CB" w14:textId="74AA14CA" w:rsidR="00CC7DBC" w:rsidRDefault="00566CD8" w:rsidP="00566CD8">
            <w:pPr>
              <w:jc w:val="both"/>
              <w:rPr>
                <w:rFonts w:ascii="Arial" w:hAnsi="Arial" w:cs="Arial"/>
                <w:sz w:val="22"/>
                <w:szCs w:val="22"/>
              </w:rPr>
            </w:pPr>
            <w:r>
              <w:rPr>
                <w:rFonts w:ascii="Arial" w:hAnsi="Arial" w:cs="Arial"/>
                <w:sz w:val="22"/>
                <w:szCs w:val="22"/>
              </w:rPr>
              <w:t>NUCLEO-</w:t>
            </w:r>
            <w:r w:rsidR="00CC7DBC">
              <w:rPr>
                <w:rFonts w:ascii="Arial" w:hAnsi="Arial" w:cs="Arial"/>
                <w:sz w:val="22"/>
                <w:szCs w:val="22"/>
              </w:rPr>
              <w:t>F302R8</w:t>
            </w:r>
          </w:p>
        </w:tc>
        <w:tc>
          <w:tcPr>
            <w:tcW w:w="4622" w:type="dxa"/>
          </w:tcPr>
          <w:p w14:paraId="6B7F5412" w14:textId="77777777" w:rsidR="00CC7DBC" w:rsidRDefault="00CC7DBC" w:rsidP="00CC7DBC">
            <w:pPr>
              <w:jc w:val="both"/>
              <w:rPr>
                <w:rFonts w:ascii="Arial" w:hAnsi="Arial" w:cs="Arial"/>
                <w:sz w:val="22"/>
                <w:szCs w:val="22"/>
              </w:rPr>
            </w:pPr>
            <w:r>
              <w:rPr>
                <w:rFonts w:ascii="Arial" w:hAnsi="Arial" w:cs="Arial"/>
                <w:sz w:val="22"/>
                <w:szCs w:val="22"/>
              </w:rPr>
              <w:t xml:space="preserve">STM32F302x8 </w:t>
            </w:r>
          </w:p>
        </w:tc>
      </w:tr>
      <w:tr w:rsidR="00184F5C" w14:paraId="50B429EB" w14:textId="77777777" w:rsidTr="00476862">
        <w:trPr>
          <w:cnfStyle w:val="000000010000" w:firstRow="0" w:lastRow="0" w:firstColumn="0" w:lastColumn="0" w:oddVBand="0" w:evenVBand="0" w:oddHBand="0" w:evenHBand="1" w:firstRowFirstColumn="0" w:firstRowLastColumn="0" w:lastRowFirstColumn="0" w:lastRowLastColumn="0"/>
        </w:trPr>
        <w:tc>
          <w:tcPr>
            <w:tcW w:w="4621" w:type="dxa"/>
          </w:tcPr>
          <w:p w14:paraId="225BABD4" w14:textId="5876D578" w:rsidR="00184F5C" w:rsidRDefault="00566CD8" w:rsidP="00566CD8">
            <w:pPr>
              <w:jc w:val="both"/>
              <w:rPr>
                <w:rFonts w:ascii="Arial" w:hAnsi="Arial" w:cs="Arial"/>
                <w:sz w:val="22"/>
                <w:szCs w:val="22"/>
              </w:rPr>
            </w:pPr>
            <w:r>
              <w:rPr>
                <w:rFonts w:ascii="Arial" w:hAnsi="Arial" w:cs="Arial"/>
                <w:sz w:val="22"/>
                <w:szCs w:val="22"/>
              </w:rPr>
              <w:t>NUCLEO-</w:t>
            </w:r>
            <w:r w:rsidR="00CC7DBC">
              <w:rPr>
                <w:rFonts w:ascii="Arial" w:hAnsi="Arial" w:cs="Arial"/>
                <w:sz w:val="22"/>
                <w:szCs w:val="22"/>
              </w:rPr>
              <w:t>F334R8</w:t>
            </w:r>
          </w:p>
        </w:tc>
        <w:tc>
          <w:tcPr>
            <w:tcW w:w="4622" w:type="dxa"/>
          </w:tcPr>
          <w:p w14:paraId="31DB9A1D" w14:textId="0A2ED7DF" w:rsidR="00184F5C" w:rsidRDefault="00CD0567" w:rsidP="00CC7DBC">
            <w:pPr>
              <w:jc w:val="both"/>
              <w:rPr>
                <w:rFonts w:ascii="Arial" w:hAnsi="Arial" w:cs="Arial"/>
                <w:sz w:val="22"/>
                <w:szCs w:val="22"/>
              </w:rPr>
            </w:pPr>
            <w:r>
              <w:rPr>
                <w:rFonts w:ascii="Arial" w:hAnsi="Arial" w:cs="Arial"/>
                <w:sz w:val="22"/>
                <w:szCs w:val="22"/>
              </w:rPr>
              <w:t>STM32</w:t>
            </w:r>
            <w:r w:rsidR="00A870E5">
              <w:rPr>
                <w:rFonts w:ascii="Arial" w:hAnsi="Arial" w:cs="Arial"/>
                <w:sz w:val="22"/>
                <w:szCs w:val="22"/>
              </w:rPr>
              <w:t>F</w:t>
            </w:r>
            <w:r w:rsidR="00CC7DBC">
              <w:rPr>
                <w:rFonts w:ascii="Arial" w:hAnsi="Arial" w:cs="Arial"/>
                <w:sz w:val="22"/>
                <w:szCs w:val="22"/>
              </w:rPr>
              <w:t>334x8</w:t>
            </w:r>
            <w:r>
              <w:rPr>
                <w:rFonts w:ascii="Arial" w:hAnsi="Arial" w:cs="Arial"/>
                <w:sz w:val="22"/>
                <w:szCs w:val="22"/>
              </w:rPr>
              <w:t xml:space="preserve"> </w:t>
            </w:r>
          </w:p>
        </w:tc>
      </w:tr>
    </w:tbl>
    <w:p w14:paraId="666296F5" w14:textId="77777777" w:rsidR="008051D7" w:rsidRDefault="008051D7" w:rsidP="00CD0567">
      <w:pPr>
        <w:pStyle w:val="CommentText"/>
        <w:jc w:val="both"/>
        <w:rPr>
          <w:rFonts w:ascii="Arial" w:hAnsi="Arial" w:cs="Arial"/>
          <w:sz w:val="22"/>
          <w:szCs w:val="22"/>
          <w:lang w:eastAsia="en-US"/>
        </w:rPr>
      </w:pPr>
    </w:p>
    <w:p w14:paraId="4282792C" w14:textId="443784DF" w:rsidR="00566CD8" w:rsidRPr="00566CD8" w:rsidRDefault="00566CD8" w:rsidP="00566CD8">
      <w:pPr>
        <w:pStyle w:val="CommentText"/>
        <w:jc w:val="both"/>
        <w:rPr>
          <w:rFonts w:ascii="Arial" w:hAnsi="Arial" w:cs="Arial"/>
          <w:sz w:val="22"/>
          <w:szCs w:val="22"/>
          <w:lang w:eastAsia="en-US"/>
        </w:rPr>
      </w:pPr>
      <w:proofErr w:type="gramStart"/>
      <w:r w:rsidRPr="00566CD8">
        <w:rPr>
          <w:rFonts w:ascii="Arial" w:hAnsi="Arial" w:cs="Arial"/>
          <w:sz w:val="22"/>
          <w:szCs w:val="22"/>
          <w:lang w:eastAsia="en-US"/>
        </w:rPr>
        <w:t xml:space="preserve">As for all other STM32 </w:t>
      </w:r>
      <w:proofErr w:type="spellStart"/>
      <w:r w:rsidRPr="00566CD8">
        <w:rPr>
          <w:rFonts w:ascii="Arial" w:hAnsi="Arial" w:cs="Arial"/>
          <w:sz w:val="22"/>
          <w:szCs w:val="22"/>
          <w:lang w:eastAsia="en-US"/>
        </w:rPr>
        <w:t>Nucleo</w:t>
      </w:r>
      <w:proofErr w:type="spellEnd"/>
      <w:r w:rsidRPr="00566CD8">
        <w:rPr>
          <w:rFonts w:ascii="Arial" w:hAnsi="Arial" w:cs="Arial"/>
          <w:sz w:val="22"/>
          <w:szCs w:val="22"/>
          <w:lang w:eastAsia="en-US"/>
        </w:rPr>
        <w:t xml:space="preserve"> boards, the NUCLEO-L</w:t>
      </w:r>
      <w:r>
        <w:rPr>
          <w:rFonts w:ascii="Arial" w:hAnsi="Arial" w:cs="Arial"/>
          <w:sz w:val="22"/>
          <w:szCs w:val="22"/>
          <w:lang w:eastAsia="en-US"/>
        </w:rPr>
        <w:t>302</w:t>
      </w:r>
      <w:r w:rsidRPr="00566CD8">
        <w:rPr>
          <w:rFonts w:ascii="Arial" w:hAnsi="Arial" w:cs="Arial"/>
          <w:sz w:val="22"/>
          <w:szCs w:val="22"/>
          <w:lang w:eastAsia="en-US"/>
        </w:rPr>
        <w:t xml:space="preserve">R8 </w:t>
      </w:r>
      <w:r>
        <w:rPr>
          <w:rFonts w:ascii="Arial" w:hAnsi="Arial" w:cs="Arial"/>
          <w:sz w:val="22"/>
          <w:szCs w:val="22"/>
          <w:lang w:eastAsia="en-US"/>
        </w:rPr>
        <w:t xml:space="preserve">and </w:t>
      </w:r>
      <w:r w:rsidRPr="00566CD8">
        <w:rPr>
          <w:rFonts w:ascii="Arial" w:hAnsi="Arial" w:cs="Arial"/>
          <w:sz w:val="22"/>
          <w:szCs w:val="22"/>
          <w:lang w:eastAsia="en-US"/>
        </w:rPr>
        <w:t>NUCLEO-L</w:t>
      </w:r>
      <w:r>
        <w:rPr>
          <w:rFonts w:ascii="Arial" w:hAnsi="Arial" w:cs="Arial"/>
          <w:sz w:val="22"/>
          <w:szCs w:val="22"/>
          <w:lang w:eastAsia="en-US"/>
        </w:rPr>
        <w:t>334</w:t>
      </w:r>
      <w:r w:rsidRPr="00566CD8">
        <w:rPr>
          <w:rFonts w:ascii="Arial" w:hAnsi="Arial" w:cs="Arial"/>
          <w:sz w:val="22"/>
          <w:szCs w:val="22"/>
          <w:lang w:eastAsia="en-US"/>
        </w:rPr>
        <w:t>R8</w:t>
      </w:r>
      <w:r>
        <w:rPr>
          <w:rFonts w:ascii="Arial" w:hAnsi="Arial" w:cs="Arial"/>
          <w:sz w:val="22"/>
          <w:szCs w:val="22"/>
          <w:lang w:eastAsia="en-US"/>
        </w:rPr>
        <w:t xml:space="preserve"> feature</w:t>
      </w:r>
      <w:r w:rsidRPr="00566CD8">
        <w:rPr>
          <w:rFonts w:ascii="Arial" w:hAnsi="Arial" w:cs="Arial"/>
          <w:sz w:val="22"/>
          <w:szCs w:val="22"/>
          <w:lang w:eastAsia="en-US"/>
        </w:rPr>
        <w:t xml:space="preserve"> a reduced set of hardware components (one user Key button and one user L</w:t>
      </w:r>
      <w:r>
        <w:rPr>
          <w:rFonts w:ascii="Arial" w:hAnsi="Arial" w:cs="Arial"/>
          <w:sz w:val="22"/>
          <w:szCs w:val="22"/>
          <w:lang w:eastAsia="en-US"/>
        </w:rPr>
        <w:t>ED).</w:t>
      </w:r>
      <w:proofErr w:type="gramEnd"/>
      <w:r>
        <w:rPr>
          <w:rFonts w:ascii="Arial" w:hAnsi="Arial" w:cs="Arial"/>
          <w:sz w:val="22"/>
          <w:szCs w:val="22"/>
          <w:lang w:eastAsia="en-US"/>
        </w:rPr>
        <w:t xml:space="preserve"> And in order to enrich the </w:t>
      </w:r>
      <w:r w:rsidRPr="00566CD8">
        <w:rPr>
          <w:rFonts w:ascii="Arial" w:hAnsi="Arial" w:cs="Arial"/>
          <w:sz w:val="22"/>
          <w:szCs w:val="22"/>
          <w:lang w:eastAsia="en-US"/>
        </w:rPr>
        <w:t>middleware support offer for in STM32Cube</w:t>
      </w:r>
      <w:r>
        <w:rPr>
          <w:rFonts w:ascii="Arial" w:hAnsi="Arial" w:cs="Arial"/>
          <w:sz w:val="22"/>
          <w:szCs w:val="22"/>
          <w:lang w:eastAsia="en-US"/>
        </w:rPr>
        <w:t>F3</w:t>
      </w:r>
      <w:r w:rsidRPr="00566CD8">
        <w:rPr>
          <w:rFonts w:ascii="Arial" w:hAnsi="Arial" w:cs="Arial"/>
          <w:sz w:val="22"/>
          <w:szCs w:val="22"/>
          <w:lang w:eastAsia="en-US"/>
        </w:rPr>
        <w:t xml:space="preserve"> firmware package, an LCD display </w:t>
      </w:r>
      <w:proofErr w:type="spellStart"/>
      <w:proofErr w:type="gramStart"/>
      <w:r w:rsidRPr="00566CD8">
        <w:rPr>
          <w:rFonts w:ascii="Arial" w:hAnsi="Arial" w:cs="Arial"/>
          <w:sz w:val="22"/>
          <w:szCs w:val="22"/>
          <w:lang w:eastAsia="en-US"/>
        </w:rPr>
        <w:t>Adafruit</w:t>
      </w:r>
      <w:proofErr w:type="spellEnd"/>
      <w:r w:rsidRPr="00566CD8">
        <w:rPr>
          <w:rFonts w:ascii="Arial" w:hAnsi="Arial" w:cs="Arial"/>
          <w:sz w:val="22"/>
          <w:szCs w:val="22"/>
          <w:lang w:eastAsia="en-US"/>
        </w:rPr>
        <w:t xml:space="preserve"> </w:t>
      </w:r>
      <w:r>
        <w:rPr>
          <w:rFonts w:ascii="Arial" w:hAnsi="Arial" w:cs="Arial"/>
          <w:sz w:val="22"/>
          <w:szCs w:val="22"/>
          <w:lang w:eastAsia="en-US"/>
        </w:rPr>
        <w:t xml:space="preserve"> </w:t>
      </w:r>
      <w:proofErr w:type="spellStart"/>
      <w:r w:rsidRPr="00566CD8">
        <w:rPr>
          <w:rFonts w:ascii="Arial" w:hAnsi="Arial" w:cs="Arial"/>
          <w:sz w:val="22"/>
          <w:szCs w:val="22"/>
          <w:lang w:eastAsia="en-US"/>
        </w:rPr>
        <w:t>Arduino</w:t>
      </w:r>
      <w:proofErr w:type="spellEnd"/>
      <w:proofErr w:type="gramEnd"/>
      <w:r w:rsidRPr="00566CD8">
        <w:rPr>
          <w:rFonts w:ascii="Arial" w:hAnsi="Arial" w:cs="Arial"/>
          <w:sz w:val="22"/>
          <w:szCs w:val="22"/>
          <w:lang w:eastAsia="en-US"/>
        </w:rPr>
        <w:t xml:space="preserve"> shield was chosen, which embeds in addition to the LCD a </w:t>
      </w:r>
      <w:proofErr w:type="spellStart"/>
      <w:r w:rsidRPr="00566CD8">
        <w:rPr>
          <w:rFonts w:ascii="Arial" w:hAnsi="Arial" w:cs="Arial"/>
          <w:sz w:val="22"/>
          <w:szCs w:val="22"/>
          <w:lang w:eastAsia="en-US"/>
        </w:rPr>
        <w:t>μSD</w:t>
      </w:r>
      <w:proofErr w:type="spellEnd"/>
      <w:r w:rsidRPr="00566CD8">
        <w:rPr>
          <w:rFonts w:ascii="Arial" w:hAnsi="Arial" w:cs="Arial"/>
          <w:sz w:val="22"/>
          <w:szCs w:val="22"/>
          <w:lang w:eastAsia="en-US"/>
        </w:rPr>
        <w:t xml:space="preserve"> connector and </w:t>
      </w:r>
      <w:r>
        <w:rPr>
          <w:rFonts w:ascii="Arial" w:hAnsi="Arial" w:cs="Arial"/>
          <w:sz w:val="22"/>
          <w:szCs w:val="22"/>
          <w:lang w:eastAsia="en-US"/>
        </w:rPr>
        <w:t xml:space="preserve"> </w:t>
      </w:r>
      <w:r w:rsidRPr="00566CD8">
        <w:rPr>
          <w:rFonts w:ascii="Arial" w:hAnsi="Arial" w:cs="Arial"/>
          <w:sz w:val="22"/>
          <w:szCs w:val="22"/>
          <w:lang w:eastAsia="en-US"/>
        </w:rPr>
        <w:t>Joystick.</w:t>
      </w:r>
    </w:p>
    <w:p w14:paraId="537FBFDC" w14:textId="06EA0E4D" w:rsidR="00566CD8" w:rsidRDefault="00566CD8" w:rsidP="00566CD8">
      <w:pPr>
        <w:pStyle w:val="CommentText"/>
        <w:jc w:val="both"/>
        <w:rPr>
          <w:rFonts w:ascii="Arial" w:hAnsi="Arial" w:cs="Arial"/>
          <w:sz w:val="22"/>
          <w:szCs w:val="22"/>
          <w:lang w:eastAsia="en-US"/>
        </w:rPr>
      </w:pPr>
      <w:r w:rsidRPr="00566CD8">
        <w:rPr>
          <w:rFonts w:ascii="Arial" w:hAnsi="Arial" w:cs="Arial"/>
          <w:sz w:val="22"/>
          <w:szCs w:val="22"/>
          <w:lang w:eastAsia="en-US"/>
        </w:rPr>
        <w:t xml:space="preserve">In the BSP component the dedicated drivers, for that </w:t>
      </w:r>
      <w:proofErr w:type="spellStart"/>
      <w:r w:rsidRPr="00566CD8">
        <w:rPr>
          <w:rFonts w:ascii="Arial" w:hAnsi="Arial" w:cs="Arial"/>
          <w:sz w:val="22"/>
          <w:szCs w:val="22"/>
          <w:lang w:eastAsia="en-US"/>
        </w:rPr>
        <w:t>Arduino</w:t>
      </w:r>
      <w:proofErr w:type="spellEnd"/>
      <w:r w:rsidRPr="00566CD8">
        <w:rPr>
          <w:rFonts w:ascii="Arial" w:hAnsi="Arial" w:cs="Arial"/>
          <w:sz w:val="22"/>
          <w:szCs w:val="22"/>
          <w:lang w:eastAsia="en-US"/>
        </w:rPr>
        <w:t xml:space="preserve"> shield are available and </w:t>
      </w:r>
      <w:proofErr w:type="gramStart"/>
      <w:r w:rsidRPr="00566CD8">
        <w:rPr>
          <w:rFonts w:ascii="Arial" w:hAnsi="Arial" w:cs="Arial"/>
          <w:sz w:val="22"/>
          <w:szCs w:val="22"/>
          <w:lang w:eastAsia="en-US"/>
        </w:rPr>
        <w:t xml:space="preserve">their </w:t>
      </w:r>
      <w:r>
        <w:rPr>
          <w:rFonts w:ascii="Arial" w:hAnsi="Arial" w:cs="Arial"/>
          <w:sz w:val="22"/>
          <w:szCs w:val="22"/>
          <w:lang w:eastAsia="en-US"/>
        </w:rPr>
        <w:t xml:space="preserve"> </w:t>
      </w:r>
      <w:r w:rsidRPr="00566CD8">
        <w:rPr>
          <w:rFonts w:ascii="Arial" w:hAnsi="Arial" w:cs="Arial"/>
          <w:sz w:val="22"/>
          <w:szCs w:val="22"/>
          <w:lang w:eastAsia="en-US"/>
        </w:rPr>
        <w:t>use</w:t>
      </w:r>
      <w:proofErr w:type="gramEnd"/>
      <w:r w:rsidRPr="00566CD8">
        <w:rPr>
          <w:rFonts w:ascii="Arial" w:hAnsi="Arial" w:cs="Arial"/>
          <w:sz w:val="22"/>
          <w:szCs w:val="22"/>
          <w:lang w:eastAsia="en-US"/>
        </w:rPr>
        <w:t xml:space="preserve"> is illustrated through either the provided BSP example or in the Demonstration firmware, without forgetting the </w:t>
      </w:r>
      <w:proofErr w:type="spellStart"/>
      <w:r w:rsidRPr="00566CD8">
        <w:rPr>
          <w:rFonts w:ascii="Arial" w:hAnsi="Arial" w:cs="Arial"/>
          <w:sz w:val="22"/>
          <w:szCs w:val="22"/>
          <w:lang w:eastAsia="en-US"/>
        </w:rPr>
        <w:t>FatFS</w:t>
      </w:r>
      <w:proofErr w:type="spellEnd"/>
      <w:r w:rsidRPr="00566CD8">
        <w:rPr>
          <w:rFonts w:ascii="Arial" w:hAnsi="Arial" w:cs="Arial"/>
          <w:sz w:val="22"/>
          <w:szCs w:val="22"/>
          <w:lang w:eastAsia="en-US"/>
        </w:rPr>
        <w:t xml:space="preserve"> middleware application.</w:t>
      </w:r>
    </w:p>
    <w:p w14:paraId="28642BAB" w14:textId="77777777" w:rsidR="00566CD8" w:rsidRDefault="00566CD8" w:rsidP="00566CD8">
      <w:pPr>
        <w:pStyle w:val="CommentText"/>
        <w:jc w:val="both"/>
        <w:rPr>
          <w:rFonts w:ascii="Arial" w:hAnsi="Arial" w:cs="Arial"/>
          <w:sz w:val="22"/>
          <w:szCs w:val="22"/>
          <w:lang w:eastAsia="en-US"/>
        </w:rPr>
      </w:pPr>
    </w:p>
    <w:p w14:paraId="6D9695D1" w14:textId="66F03668" w:rsidR="00CD0567" w:rsidRDefault="00CD0567" w:rsidP="00566CD8">
      <w:pPr>
        <w:pStyle w:val="CommentText"/>
        <w:jc w:val="both"/>
        <w:rPr>
          <w:rFonts w:ascii="Arial" w:hAnsi="Arial" w:cs="Arial"/>
          <w:sz w:val="22"/>
          <w:szCs w:val="22"/>
          <w:lang w:eastAsia="en-US"/>
        </w:rPr>
      </w:pPr>
      <w:r>
        <w:rPr>
          <w:rFonts w:ascii="Arial" w:hAnsi="Arial" w:cs="Arial"/>
          <w:sz w:val="22"/>
          <w:szCs w:val="22"/>
          <w:lang w:eastAsia="en-US"/>
        </w:rPr>
        <w:t>The STM32Cube</w:t>
      </w:r>
      <w:r w:rsidR="00A870E5">
        <w:rPr>
          <w:rFonts w:ascii="Arial" w:hAnsi="Arial" w:cs="Arial"/>
          <w:sz w:val="22"/>
          <w:szCs w:val="22"/>
          <w:lang w:eastAsia="en-US"/>
        </w:rPr>
        <w:t>F</w:t>
      </w:r>
      <w:r w:rsidR="00CC7DBC">
        <w:rPr>
          <w:rFonts w:ascii="Arial" w:hAnsi="Arial" w:cs="Arial"/>
          <w:sz w:val="22"/>
          <w:szCs w:val="22"/>
          <w:lang w:eastAsia="en-US"/>
        </w:rPr>
        <w:t>3</w:t>
      </w:r>
      <w:r>
        <w:rPr>
          <w:rFonts w:ascii="Arial" w:hAnsi="Arial" w:cs="Arial"/>
          <w:sz w:val="22"/>
          <w:szCs w:val="22"/>
          <w:lang w:eastAsia="en-US"/>
        </w:rPr>
        <w:t xml:space="preserve"> </w:t>
      </w:r>
      <w:r w:rsidRPr="005859B5">
        <w:rPr>
          <w:rFonts w:ascii="Arial" w:hAnsi="Arial" w:cs="Arial"/>
          <w:sz w:val="22"/>
          <w:szCs w:val="22"/>
          <w:lang w:eastAsia="en-US"/>
        </w:rPr>
        <w:t xml:space="preserve">firmware </w:t>
      </w:r>
      <w:r>
        <w:rPr>
          <w:rFonts w:ascii="Arial" w:hAnsi="Arial" w:cs="Arial"/>
          <w:sz w:val="22"/>
          <w:szCs w:val="22"/>
          <w:lang w:eastAsia="en-US"/>
        </w:rPr>
        <w:t xml:space="preserve">is </w:t>
      </w:r>
      <w:r w:rsidRPr="005859B5">
        <w:rPr>
          <w:rFonts w:ascii="Arial" w:hAnsi="Arial" w:cs="Arial"/>
          <w:sz w:val="22"/>
          <w:szCs w:val="22"/>
          <w:lang w:eastAsia="en-US"/>
        </w:rPr>
        <w:t xml:space="preserve">able to run on any </w:t>
      </w:r>
      <w:r>
        <w:rPr>
          <w:rFonts w:ascii="Arial" w:hAnsi="Arial" w:cs="Arial"/>
          <w:sz w:val="22"/>
          <w:szCs w:val="22"/>
          <w:lang w:eastAsia="en-US"/>
        </w:rPr>
        <w:t xml:space="preserve">compatible </w:t>
      </w:r>
      <w:r w:rsidRPr="005859B5">
        <w:rPr>
          <w:rFonts w:ascii="Arial" w:hAnsi="Arial" w:cs="Arial"/>
          <w:sz w:val="22"/>
          <w:szCs w:val="22"/>
          <w:lang w:eastAsia="en-US"/>
        </w:rPr>
        <w:t>hardware.</w:t>
      </w:r>
      <w:r>
        <w:rPr>
          <w:rFonts w:ascii="Arial" w:hAnsi="Arial" w:cs="Arial"/>
          <w:sz w:val="22"/>
          <w:szCs w:val="22"/>
          <w:lang w:eastAsia="en-US"/>
        </w:rPr>
        <w:t xml:space="preserve"> That means user can simply update the BSP drivers to port the </w:t>
      </w:r>
      <w:r w:rsidR="00986390">
        <w:rPr>
          <w:rFonts w:ascii="Arial" w:hAnsi="Arial" w:cs="Arial"/>
          <w:sz w:val="22"/>
          <w:szCs w:val="22"/>
          <w:lang w:eastAsia="en-US"/>
        </w:rPr>
        <w:t xml:space="preserve">provided examples </w:t>
      </w:r>
      <w:r>
        <w:rPr>
          <w:rFonts w:ascii="Arial" w:hAnsi="Arial" w:cs="Arial"/>
          <w:sz w:val="22"/>
          <w:szCs w:val="22"/>
          <w:lang w:eastAsia="en-US"/>
        </w:rPr>
        <w:t>on his own board, if this later has th</w:t>
      </w:r>
      <w:r w:rsidR="00986390">
        <w:rPr>
          <w:rFonts w:ascii="Arial" w:hAnsi="Arial" w:cs="Arial"/>
          <w:sz w:val="22"/>
          <w:szCs w:val="22"/>
          <w:lang w:eastAsia="en-US"/>
        </w:rPr>
        <w:t>e</w:t>
      </w:r>
      <w:r>
        <w:rPr>
          <w:rFonts w:ascii="Arial" w:hAnsi="Arial" w:cs="Arial"/>
          <w:sz w:val="22"/>
          <w:szCs w:val="22"/>
          <w:lang w:eastAsia="en-US"/>
        </w:rPr>
        <w:t xml:space="preserve"> same hardware functionalities (LE</w:t>
      </w:r>
      <w:r w:rsidR="00986390">
        <w:rPr>
          <w:rFonts w:ascii="Arial" w:hAnsi="Arial" w:cs="Arial"/>
          <w:sz w:val="22"/>
          <w:szCs w:val="22"/>
          <w:lang w:eastAsia="en-US"/>
        </w:rPr>
        <w:t>D, LCD Display, Buttons...etc.).</w:t>
      </w:r>
    </w:p>
    <w:p w14:paraId="3043C0B4" w14:textId="77777777" w:rsidR="0078543B" w:rsidRDefault="0078543B">
      <w:pPr>
        <w:rPr>
          <w:rFonts w:ascii="Arial" w:hAnsi="Arial" w:cs="Arial"/>
          <w:b/>
          <w:bCs/>
          <w:sz w:val="36"/>
        </w:rPr>
      </w:pPr>
      <w:r>
        <w:br w:type="page"/>
      </w:r>
    </w:p>
    <w:p w14:paraId="325FCE92" w14:textId="7E5F7CCD" w:rsidR="00001146" w:rsidRDefault="00C21648" w:rsidP="00847E27">
      <w:pPr>
        <w:pStyle w:val="Heading10"/>
        <w:numPr>
          <w:ilvl w:val="1"/>
          <w:numId w:val="8"/>
        </w:numPr>
        <w:spacing w:before="100" w:beforeAutospacing="1" w:after="100" w:afterAutospacing="1"/>
      </w:pPr>
      <w:bookmarkStart w:id="39" w:name="_Toc387237377"/>
      <w:r>
        <w:lastRenderedPageBreak/>
        <w:t>Firmware</w:t>
      </w:r>
      <w:r w:rsidR="00001146">
        <w:t xml:space="preserve"> </w:t>
      </w:r>
      <w:r>
        <w:t>package o</w:t>
      </w:r>
      <w:r w:rsidR="00001146">
        <w:t>verview</w:t>
      </w:r>
      <w:bookmarkEnd w:id="39"/>
    </w:p>
    <w:p w14:paraId="0A492010" w14:textId="382423BA" w:rsidR="00001146" w:rsidRDefault="00001146" w:rsidP="00566CD8">
      <w:pPr>
        <w:jc w:val="both"/>
        <w:rPr>
          <w:rFonts w:ascii="Arial" w:hAnsi="Arial" w:cs="Arial"/>
          <w:sz w:val="22"/>
          <w:szCs w:val="22"/>
          <w:lang w:eastAsia="en-US"/>
        </w:rPr>
      </w:pPr>
      <w:r w:rsidRPr="003816A3">
        <w:rPr>
          <w:rFonts w:ascii="Arial" w:hAnsi="Arial" w:cs="Arial"/>
          <w:sz w:val="22"/>
          <w:szCs w:val="22"/>
          <w:lang w:eastAsia="en-US"/>
        </w:rPr>
        <w:t>The STM32Cube</w:t>
      </w:r>
      <w:r w:rsidR="00A870E5">
        <w:rPr>
          <w:rFonts w:ascii="Arial" w:hAnsi="Arial" w:cs="Arial"/>
          <w:sz w:val="22"/>
          <w:szCs w:val="22"/>
          <w:lang w:eastAsia="en-US"/>
        </w:rPr>
        <w:t>F</w:t>
      </w:r>
      <w:r w:rsidR="00CC7DBC">
        <w:rPr>
          <w:rFonts w:ascii="Arial" w:hAnsi="Arial" w:cs="Arial"/>
          <w:sz w:val="22"/>
          <w:szCs w:val="22"/>
          <w:lang w:eastAsia="en-US"/>
        </w:rPr>
        <w:t>3</w:t>
      </w:r>
      <w:r w:rsidRPr="003816A3">
        <w:rPr>
          <w:rFonts w:ascii="Arial" w:hAnsi="Arial" w:cs="Arial"/>
          <w:sz w:val="22"/>
          <w:szCs w:val="22"/>
          <w:lang w:eastAsia="en-US"/>
        </w:rPr>
        <w:t xml:space="preserve"> firmware solution is </w:t>
      </w:r>
      <w:r>
        <w:rPr>
          <w:rFonts w:ascii="Arial" w:hAnsi="Arial" w:cs="Arial"/>
          <w:sz w:val="22"/>
          <w:szCs w:val="22"/>
          <w:lang w:eastAsia="en-US"/>
        </w:rPr>
        <w:t xml:space="preserve">provided in one single zip package having the </w:t>
      </w:r>
      <w:r w:rsidR="00FD053B">
        <w:rPr>
          <w:rFonts w:ascii="Arial" w:hAnsi="Arial" w:cs="Arial"/>
          <w:sz w:val="22"/>
          <w:szCs w:val="22"/>
          <w:lang w:eastAsia="en-US"/>
        </w:rPr>
        <w:t>structure</w:t>
      </w:r>
      <w:r>
        <w:rPr>
          <w:rFonts w:ascii="Arial" w:hAnsi="Arial" w:cs="Arial"/>
          <w:sz w:val="22"/>
          <w:szCs w:val="22"/>
          <w:lang w:eastAsia="en-US"/>
        </w:rPr>
        <w:t xml:space="preserve"> shown in Figure 2 below</w:t>
      </w:r>
    </w:p>
    <w:p w14:paraId="1E774E12" w14:textId="20E3A55C" w:rsidR="006405AA" w:rsidRPr="008E02E8" w:rsidRDefault="006405AA" w:rsidP="006405AA">
      <w:pPr>
        <w:pStyle w:val="Caption"/>
        <w:jc w:val="center"/>
      </w:pPr>
      <w:bookmarkStart w:id="40" w:name="_Toc387237393"/>
      <w:proofErr w:type="gramStart"/>
      <w:r>
        <w:t xml:space="preserve">Figure </w:t>
      </w:r>
      <w:fldSimple w:instr=" SEQ Figure \* ARABIC ">
        <w:r>
          <w:rPr>
            <w:noProof/>
          </w:rPr>
          <w:t>3</w:t>
        </w:r>
      </w:fldSimple>
      <w:r>
        <w:rPr>
          <w:noProof/>
        </w:rPr>
        <w:t>.</w:t>
      </w:r>
      <w:proofErr w:type="gramEnd"/>
      <w:r>
        <w:t xml:space="preserve"> STM32CubeF3 f</w:t>
      </w:r>
      <w:r w:rsidRPr="00CF424C">
        <w:t xml:space="preserve">irmware </w:t>
      </w:r>
      <w:r>
        <w:t>package structure</w:t>
      </w:r>
      <w:bookmarkEnd w:id="40"/>
    </w:p>
    <w:p w14:paraId="00096AD0" w14:textId="78DEA218" w:rsidR="00DF2865" w:rsidRDefault="00C956CB" w:rsidP="00227D56">
      <w:pPr>
        <w:pStyle w:val="CommentText"/>
        <w:keepNext/>
        <w:jc w:val="center"/>
      </w:pPr>
      <w:r>
        <w:rPr>
          <w:rFonts w:ascii="Arial" w:hAnsi="Arial" w:cs="Arial"/>
          <w:noProof/>
          <w:sz w:val="22"/>
          <w:szCs w:val="22"/>
          <w:lang w:eastAsia="en-US"/>
        </w:rPr>
        <w:pict w14:anchorId="41E530B3">
          <v:shape id="_x0000_s8305" type="#_x0000_t202" style="position:absolute;left:0;text-align:left;margin-left:-8.55pt;margin-top:527pt;width:106.8pt;height:19.7pt;z-index:251713024" filled="f" fillcolor="#36c" stroked="f">
            <v:fill alignshape="f"/>
            <v:shadow color="#006"/>
            <v:textbox style="mso-next-textbox:#_x0000_s8305" inset="2.70156mm,1.3508mm,2.70156mm,1.3508mm">
              <w:txbxContent>
                <w:p w14:paraId="108A1F44" w14:textId="7AEAFC16" w:rsidR="002F6389" w:rsidRDefault="002F6389" w:rsidP="00DF2865">
                  <w:pPr>
                    <w:jc w:val="both"/>
                  </w:pPr>
                  <w:r w:rsidRPr="0070446F">
                    <w:rPr>
                      <w:rFonts w:ascii="Arial" w:hAnsi="Arial" w:cs="Arial"/>
                      <w:sz w:val="18"/>
                      <w:szCs w:val="22"/>
                      <w:lang w:eastAsia="en-US"/>
                    </w:rPr>
                    <w:t>User modifiable</w:t>
                  </w:r>
                  <w:r>
                    <w:rPr>
                      <w:rFonts w:ascii="Arial" w:hAnsi="Arial" w:cs="Arial"/>
                      <w:sz w:val="18"/>
                      <w:szCs w:val="22"/>
                      <w:lang w:eastAsia="en-US"/>
                    </w:rPr>
                    <w:t xml:space="preserve"> files</w:t>
                  </w:r>
                </w:p>
              </w:txbxContent>
            </v:textbox>
          </v:shape>
        </w:pict>
      </w:r>
      <w:r>
        <w:rPr>
          <w:rFonts w:ascii="Arial" w:hAnsi="Arial" w:cs="Arial"/>
          <w:noProof/>
          <w:sz w:val="22"/>
          <w:szCs w:val="22"/>
          <w:lang w:eastAsia="en-US"/>
        </w:rPr>
        <w:pict w14:anchorId="4EF6A092">
          <v:rect id="_x0000_s8304" style="position:absolute;left:0;text-align:left;margin-left:-33.15pt;margin-top:531pt;width:24.6pt;height:9.3pt;z-index:251712000;v-text-anchor:middle" fillcolor="white [3201]" strokecolor="#4f81bd [3204]" strokeweight="2.5pt">
            <v:fill alignshape="f"/>
            <v:shadow color="#868686"/>
            <v:textbox style="mso-next-textbox:#_x0000_s8304" inset="2.70156mm,1.3508mm,2.70156mm,1.3508mm">
              <w:txbxContent>
                <w:p w14:paraId="17DBE275" w14:textId="77777777" w:rsidR="002F6389" w:rsidRPr="00756ED3" w:rsidRDefault="002F6389" w:rsidP="0070446F">
                  <w:pPr>
                    <w:rPr>
                      <w:sz w:val="20"/>
                    </w:rPr>
                  </w:pPr>
                </w:p>
                <w:p w14:paraId="698B554E" w14:textId="77777777" w:rsidR="002F6389" w:rsidRPr="00796D24" w:rsidRDefault="002F6389" w:rsidP="0070446F">
                  <w:pPr>
                    <w:rPr>
                      <w:rFonts w:ascii="Arial" w:hAnsi="Arial" w:cs="Arial"/>
                      <w:sz w:val="18"/>
                      <w:szCs w:val="22"/>
                      <w:lang w:eastAsia="en-US"/>
                    </w:rPr>
                  </w:pPr>
                </w:p>
              </w:txbxContent>
            </v:textbox>
            <o:callout v:ext="edit" minusx="t" minusy="t"/>
          </v:rect>
        </w:pict>
      </w:r>
      <w:r>
        <w:rPr>
          <w:noProof/>
          <w:lang w:eastAsia="en-US"/>
        </w:rPr>
        <w:pict w14:anchorId="4EF6A092">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8301" type="#_x0000_t47" style="position:absolute;left:0;text-align:left;margin-left:337.95pt;margin-top:340.6pt;width:173.4pt;height:24pt;z-index:251708928" adj="-13864,-26460,-747,8100,8496,-9540,9324,-5535" fillcolor="white [3201]" strokecolor="#7f7f7f [1612]" strokeweight="2.5pt">
            <v:fill alignshape="f"/>
            <v:stroke startarrow="classic"/>
            <v:shadow color="#868686"/>
            <v:textbox style="mso-next-textbox:#_x0000_s8301" inset="2.70156mm,1.3508mm,2.70156mm,1.3508mm">
              <w:txbxContent>
                <w:p w14:paraId="04891A91" w14:textId="52EA3BDF" w:rsidR="002F6389" w:rsidRPr="006C32C0" w:rsidRDefault="002F6389" w:rsidP="006C32C0">
                  <w:pPr>
                    <w:rPr>
                      <w:rFonts w:ascii="Arial" w:hAnsi="Arial" w:cs="Arial"/>
                      <w:sz w:val="18"/>
                      <w:szCs w:val="22"/>
                      <w:lang w:eastAsia="en-US"/>
                    </w:rPr>
                  </w:pPr>
                  <w:r w:rsidRPr="006C32C0">
                    <w:rPr>
                      <w:rFonts w:ascii="Arial" w:hAnsi="Arial" w:cs="Arial"/>
                      <w:sz w:val="18"/>
                      <w:szCs w:val="22"/>
                      <w:lang w:eastAsia="en-US"/>
                    </w:rPr>
                    <w:t xml:space="preserve">Open sources </w:t>
                  </w:r>
                  <w:r>
                    <w:rPr>
                      <w:rFonts w:ascii="Arial" w:hAnsi="Arial" w:cs="Arial"/>
                      <w:sz w:val="18"/>
                      <w:szCs w:val="22"/>
                      <w:lang w:eastAsia="en-US"/>
                    </w:rPr>
                    <w:t>Middleware stacks</w:t>
                  </w:r>
                </w:p>
              </w:txbxContent>
            </v:textbox>
          </v:shape>
        </w:pict>
      </w:r>
      <w:r>
        <w:rPr>
          <w:noProof/>
          <w:lang w:eastAsia="en-US"/>
        </w:rPr>
        <w:pict w14:anchorId="4EF6A092">
          <v:shape id="_x0000_s8299" type="#_x0000_t47" style="position:absolute;left:0;text-align:left;margin-left:340.2pt;margin-top:288.85pt;width:171.15pt;height:41.95pt;z-index:251706880" adj="-5055,1802,-757,4634,7490,-44050,8330,-41758" fillcolor="white [3201]" strokecolor="#7f7f7f [1612]" strokeweight="2.5pt">
            <v:fill alignshape="f"/>
            <v:stroke startarrow="classic"/>
            <v:shadow color="#868686"/>
            <v:textbox style="mso-next-textbox:#_x0000_s8299" inset="2.70156mm,1.3508mm,2.70156mm,1.3508mm">
              <w:txbxContent>
                <w:p w14:paraId="59ADC952" w14:textId="660286F5" w:rsidR="002F6389" w:rsidRPr="00796D24" w:rsidRDefault="002F6389" w:rsidP="00796D24">
                  <w:pPr>
                    <w:rPr>
                      <w:rFonts w:ascii="Arial" w:hAnsi="Arial" w:cs="Arial"/>
                      <w:sz w:val="18"/>
                      <w:szCs w:val="22"/>
                    </w:rPr>
                  </w:pPr>
                  <w:r w:rsidRPr="002C27FA">
                    <w:rPr>
                      <w:rFonts w:ascii="Arial" w:hAnsi="Arial" w:cs="Arial"/>
                      <w:sz w:val="18"/>
                      <w:szCs w:val="22"/>
                      <w:lang w:eastAsia="en-US"/>
                    </w:rPr>
                    <w:t xml:space="preserve">USB Device Library </w:t>
                  </w:r>
                  <w:r>
                    <w:rPr>
                      <w:rFonts w:ascii="Arial" w:hAnsi="Arial" w:cs="Arial"/>
                      <w:sz w:val="18"/>
                      <w:szCs w:val="22"/>
                      <w:lang w:eastAsia="en-US"/>
                    </w:rPr>
                    <w:t xml:space="preserve">offering the following classes: </w:t>
                  </w:r>
                  <w:r>
                    <w:rPr>
                      <w:rFonts w:ascii="Arial" w:hAnsi="Arial" w:cs="Arial"/>
                      <w:sz w:val="18"/>
                      <w:szCs w:val="22"/>
                    </w:rPr>
                    <w:t>HID, MSC, CDC and DFU</w:t>
                  </w:r>
                </w:p>
                <w:p w14:paraId="14616C1E" w14:textId="02FA0E58" w:rsidR="002F6389" w:rsidRPr="00756ED3" w:rsidRDefault="002F6389" w:rsidP="00796D24">
                  <w:pPr>
                    <w:rPr>
                      <w:sz w:val="20"/>
                    </w:rPr>
                  </w:pPr>
                </w:p>
              </w:txbxContent>
            </v:textbox>
          </v:shape>
        </w:pict>
      </w:r>
      <w:r>
        <w:rPr>
          <w:noProof/>
          <w:lang w:val="fr-FR" w:eastAsia="fr-FR"/>
        </w:rPr>
        <w:pict w14:anchorId="4EF6A092">
          <v:shape id="_x0000_s8309" type="#_x0000_t47" style="position:absolute;left:0;text-align:left;margin-left:340.2pt;margin-top:254.35pt;width:171.15pt;height:24pt;z-index:251716096" adj="-4108,17415,-757,8100,8323,-12240,9162,-8235" fillcolor="white [3201]" strokecolor="#7f7f7f [1612]" strokeweight="2.5pt">
            <v:fill alignshape="f"/>
            <v:stroke startarrow="classic"/>
            <v:shadow color="#868686"/>
            <v:textbox style="mso-next-textbox:#_x0000_s8309" inset="2.70156mm,1.3508mm,2.70156mm,1.3508mm">
              <w:txbxContent>
                <w:p w14:paraId="18A52D2C" w14:textId="0E9FFFCB" w:rsidR="002F6389" w:rsidRPr="0078543B" w:rsidRDefault="002F6389" w:rsidP="0078543B">
                  <w:pPr>
                    <w:rPr>
                      <w:rFonts w:ascii="Arial" w:hAnsi="Arial" w:cs="Arial"/>
                      <w:sz w:val="18"/>
                      <w:szCs w:val="22"/>
                      <w:lang w:eastAsia="en-US"/>
                    </w:rPr>
                  </w:pPr>
                  <w:proofErr w:type="spellStart"/>
                  <w:r>
                    <w:rPr>
                      <w:rFonts w:ascii="Arial" w:hAnsi="Arial" w:cs="Arial"/>
                      <w:sz w:val="18"/>
                      <w:szCs w:val="22"/>
                      <w:lang w:eastAsia="en-US"/>
                    </w:rPr>
                    <w:t>TouchSensing</w:t>
                  </w:r>
                  <w:proofErr w:type="spellEnd"/>
                  <w:r>
                    <w:rPr>
                      <w:rFonts w:ascii="Arial" w:hAnsi="Arial" w:cs="Arial"/>
                      <w:sz w:val="18"/>
                      <w:szCs w:val="22"/>
                      <w:lang w:eastAsia="en-US"/>
                    </w:rPr>
                    <w:t xml:space="preserve"> Library</w:t>
                  </w:r>
                </w:p>
              </w:txbxContent>
            </v:textbox>
            <o:callout v:ext="edit" minusy="t"/>
          </v:shape>
        </w:pict>
      </w:r>
      <w:r>
        <w:rPr>
          <w:noProof/>
          <w:lang w:eastAsia="en-US"/>
        </w:rPr>
        <w:pict w14:anchorId="4EF6A092">
          <v:shape id="_x0000_s8297" type="#_x0000_t47" style="position:absolute;left:0;text-align:left;margin-left:341.1pt;margin-top:198.85pt;width:170.25pt;height:34.2pt;z-index:251704832" adj="-8050,8905,-761,5684,5018,-7642,5861,-4832" fillcolor="white [3201]" strokecolor="#7f7f7f [1612]" strokeweight="2.5pt">
            <v:fill alignshape="f"/>
            <v:stroke startarrow="classic"/>
            <v:shadow color="#868686"/>
            <v:textbox style="mso-next-textbox:#_x0000_s8297" inset="2.70156mm,1.3508mm,2.70156mm,1.3508mm">
              <w:txbxContent>
                <w:p w14:paraId="111AB9E5" w14:textId="30CF3ACF" w:rsidR="002F6389" w:rsidRPr="00756ED3" w:rsidRDefault="002F6389" w:rsidP="00F44E12">
                  <w:pPr>
                    <w:rPr>
                      <w:sz w:val="20"/>
                    </w:rPr>
                  </w:pPr>
                  <w:r>
                    <w:rPr>
                      <w:rFonts w:ascii="Arial" w:hAnsi="Arial" w:cs="Arial"/>
                      <w:sz w:val="18"/>
                      <w:szCs w:val="22"/>
                      <w:lang w:eastAsia="en-US"/>
                    </w:rPr>
                    <w:t>STM32F3xx HAL drivers for all peripherals</w:t>
                  </w:r>
                </w:p>
              </w:txbxContent>
            </v:textbox>
            <o:callout v:ext="edit" minusy="t"/>
          </v:shape>
        </w:pict>
      </w:r>
      <w:r>
        <w:rPr>
          <w:noProof/>
          <w:lang w:val="fr-FR" w:eastAsia="fr-FR"/>
        </w:rPr>
        <w:pict w14:anchorId="4EF6A092">
          <v:shape id="_x0000_s8310" type="#_x0000_t47" style="position:absolute;left:0;text-align:left;margin-left:339.45pt;margin-top:105.85pt;width:171.9pt;height:24pt;z-index:251717120" adj="-11158,-8910,-754,8100,11020,-10215,11855,-6210" fillcolor="white [3201]" strokecolor="#7f7f7f [1612]" strokeweight="2.5pt">
            <v:fill alignshape="f"/>
            <v:stroke startarrow="classic"/>
            <v:shadow color="#868686"/>
            <v:textbox style="mso-next-textbox:#_x0000_s8310" inset="2.70156mm,1.3508mm,2.70156mm,1.3508mm">
              <w:txbxContent>
                <w:p w14:paraId="4DA9064E" w14:textId="25BA920E" w:rsidR="002F6389" w:rsidRPr="00D16130" w:rsidRDefault="002F6389" w:rsidP="00D16130">
                  <w:pPr>
                    <w:rPr>
                      <w:rFonts w:ascii="Arial" w:hAnsi="Arial" w:cs="Arial"/>
                      <w:sz w:val="18"/>
                      <w:szCs w:val="22"/>
                      <w:lang w:eastAsia="en-US"/>
                    </w:rPr>
                  </w:pPr>
                  <w:r w:rsidRPr="00D16130">
                    <w:rPr>
                      <w:rFonts w:ascii="Arial" w:hAnsi="Arial" w:cs="Arial"/>
                      <w:sz w:val="18"/>
                      <w:szCs w:val="22"/>
                      <w:lang w:eastAsia="en-US"/>
                    </w:rPr>
                    <w:t>Drivers of external components</w:t>
                  </w:r>
                </w:p>
              </w:txbxContent>
            </v:textbox>
          </v:shape>
        </w:pict>
      </w:r>
      <w:r>
        <w:rPr>
          <w:noProof/>
          <w:lang w:eastAsia="en-US"/>
        </w:rPr>
        <w:pict w14:anchorId="4EF6A092">
          <v:shape id="_x0000_s8303" type="#_x0000_t47" style="position:absolute;left:0;text-align:left;margin-left:368.85pt;margin-top:456.6pt;width:113.4pt;height:24pt;z-index:251710976" adj="-30486,8235,-1143,8100,9848,-16290,11114,-12285" fillcolor="white [3201]" strokecolor="#7f7f7f [1612]" strokeweight="2.5pt">
            <v:fill alignshape="f"/>
            <v:stroke startarrow="classic"/>
            <v:shadow color="#868686"/>
            <v:textbox style="mso-next-textbox:#_x0000_s8303" inset="2.70156mm,1.3508mm,2.70156mm,1.3508mm">
              <w:txbxContent>
                <w:p w14:paraId="6E1BBCB2" w14:textId="4140D50A" w:rsidR="002F6389" w:rsidRPr="006C32C0" w:rsidRDefault="002F6389" w:rsidP="00F44E12">
                  <w:pPr>
                    <w:rPr>
                      <w:rFonts w:ascii="Arial" w:hAnsi="Arial" w:cs="Arial"/>
                      <w:sz w:val="18"/>
                      <w:szCs w:val="22"/>
                      <w:lang w:eastAsia="en-US"/>
                    </w:rPr>
                  </w:pPr>
                  <w:r>
                    <w:rPr>
                      <w:rFonts w:ascii="Arial" w:hAnsi="Arial" w:cs="Arial"/>
                      <w:sz w:val="18"/>
                      <w:szCs w:val="22"/>
                      <w:lang w:eastAsia="en-US"/>
                    </w:rPr>
                    <w:t>Miscellaneous utilities</w:t>
                  </w:r>
                </w:p>
              </w:txbxContent>
            </v:textbox>
            <o:callout v:ext="edit" minusy="t"/>
          </v:shape>
        </w:pict>
      </w:r>
      <w:r>
        <w:rPr>
          <w:noProof/>
          <w:lang w:eastAsia="en-US"/>
        </w:rPr>
        <w:pict w14:anchorId="4EF6A092">
          <v:shape id="_x0000_s8302" type="#_x0000_t47" style="position:absolute;left:0;text-align:left;margin-left:-45.6pt;margin-top:346.6pt;width:155.55pt;height:53.25pt;z-index:251709952;v-text-anchor:middle" adj="25662,3610,22433,3651,17365,8985,18288,10790" fillcolor="white [3201]" strokecolor="#4f81bd [3204]" strokeweight="2.5pt">
            <v:fill alignshape="f"/>
            <v:stroke startarrow="classic"/>
            <v:shadow color="#868686"/>
            <v:textbox style="mso-next-textbox:#_x0000_s8302" inset="2.70156mm,1.3508mm,2.70156mm,1.3508mm">
              <w:txbxContent>
                <w:p w14:paraId="3F10729A" w14:textId="0A741DE4" w:rsidR="002F6389" w:rsidRPr="00F44E12" w:rsidRDefault="002F6389" w:rsidP="00F44E12">
                  <w:pPr>
                    <w:rPr>
                      <w:rFonts w:ascii="Arial" w:hAnsi="Arial" w:cs="Arial"/>
                      <w:sz w:val="18"/>
                      <w:szCs w:val="22"/>
                      <w:lang w:eastAsia="en-US"/>
                    </w:rPr>
                  </w:pPr>
                  <w:r w:rsidRPr="00F44E12">
                    <w:rPr>
                      <w:rFonts w:ascii="Arial" w:hAnsi="Arial" w:cs="Arial"/>
                      <w:sz w:val="18"/>
                      <w:szCs w:val="22"/>
                      <w:lang w:eastAsia="en-US"/>
                    </w:rPr>
                    <w:t xml:space="preserve">Set of </w:t>
                  </w:r>
                  <w:r>
                    <w:rPr>
                      <w:rFonts w:ascii="Arial" w:hAnsi="Arial" w:cs="Arial"/>
                      <w:sz w:val="18"/>
                      <w:szCs w:val="22"/>
                      <w:lang w:eastAsia="en-US"/>
                    </w:rPr>
                    <w:t>E</w:t>
                  </w:r>
                  <w:r w:rsidRPr="00F44E12">
                    <w:rPr>
                      <w:rFonts w:ascii="Arial" w:hAnsi="Arial" w:cs="Arial"/>
                      <w:sz w:val="18"/>
                      <w:szCs w:val="22"/>
                      <w:lang w:eastAsia="en-US"/>
                    </w:rPr>
                    <w:t>xamples</w:t>
                  </w:r>
                  <w:r>
                    <w:rPr>
                      <w:rFonts w:ascii="Arial" w:hAnsi="Arial" w:cs="Arial"/>
                      <w:sz w:val="18"/>
                      <w:szCs w:val="22"/>
                      <w:lang w:eastAsia="en-US"/>
                    </w:rPr>
                    <w:t>, Applications and Demonstrations</w:t>
                  </w:r>
                  <w:r w:rsidRPr="00F44E12">
                    <w:rPr>
                      <w:rFonts w:ascii="Arial" w:hAnsi="Arial" w:cs="Arial"/>
                      <w:sz w:val="18"/>
                      <w:szCs w:val="22"/>
                      <w:lang w:eastAsia="en-US"/>
                    </w:rPr>
                    <w:t xml:space="preserve"> </w:t>
                  </w:r>
                  <w:r>
                    <w:rPr>
                      <w:rFonts w:ascii="Arial" w:hAnsi="Arial" w:cs="Arial"/>
                      <w:sz w:val="18"/>
                      <w:szCs w:val="22"/>
                      <w:lang w:eastAsia="en-US"/>
                    </w:rPr>
                    <w:t>organized by board and provided with preconfigured projects</w:t>
                  </w:r>
                </w:p>
                <w:p w14:paraId="1A485535" w14:textId="789A30F0" w:rsidR="002F6389" w:rsidRPr="00756ED3" w:rsidRDefault="002F6389" w:rsidP="00F44E12">
                  <w:pPr>
                    <w:rPr>
                      <w:sz w:val="20"/>
                    </w:rPr>
                  </w:pPr>
                </w:p>
                <w:p w14:paraId="63F99371" w14:textId="77777777" w:rsidR="002F6389" w:rsidRPr="00796D24" w:rsidRDefault="002F6389" w:rsidP="00F44E12">
                  <w:pPr>
                    <w:rPr>
                      <w:rFonts w:ascii="Arial" w:hAnsi="Arial" w:cs="Arial"/>
                      <w:sz w:val="18"/>
                      <w:szCs w:val="22"/>
                      <w:lang w:eastAsia="en-US"/>
                    </w:rPr>
                  </w:pPr>
                </w:p>
              </w:txbxContent>
            </v:textbox>
            <o:callout v:ext="edit" minusx="t"/>
          </v:shape>
        </w:pict>
      </w:r>
      <w:r>
        <w:rPr>
          <w:noProof/>
          <w:lang w:eastAsia="en-US"/>
        </w:rPr>
        <w:pict w14:anchorId="4EF6A092">
          <v:shape id="_x0000_s8296" type="#_x0000_t47" style="position:absolute;left:0;text-align:left;margin-left:-45.6pt;margin-top:182.45pt;width:157.8pt;height:52.1pt;z-index:251703808" adj="27185,3939,22421,3731,18883,2653,19793,4498" fillcolor="white [3201]" strokecolor="#7f7f7f [1612]" strokeweight="2.5pt">
            <v:fill alignshape="f"/>
            <v:stroke startarrow="classic"/>
            <v:shadow color="#868686"/>
            <v:textbox style="mso-next-textbox:#_x0000_s8296" inset="2.70156mm,1.3508mm,2.70156mm,1.3508mm">
              <w:txbxContent>
                <w:p w14:paraId="7EFB2704" w14:textId="36144CF5" w:rsidR="002F6389" w:rsidRPr="00756ED3" w:rsidRDefault="002F6389" w:rsidP="00756ED3">
                  <w:pPr>
                    <w:rPr>
                      <w:sz w:val="20"/>
                    </w:rPr>
                  </w:pPr>
                  <w:r>
                    <w:rPr>
                      <w:rFonts w:ascii="Arial" w:hAnsi="Arial" w:cs="Arial"/>
                      <w:sz w:val="18"/>
                      <w:szCs w:val="22"/>
                      <w:lang w:eastAsia="en-US"/>
                    </w:rPr>
                    <w:t>Contains STM32F3</w:t>
                  </w:r>
                  <w:r w:rsidRPr="00756ED3">
                    <w:rPr>
                      <w:rFonts w:ascii="Arial" w:hAnsi="Arial" w:cs="Arial"/>
                      <w:sz w:val="18"/>
                      <w:szCs w:val="22"/>
                      <w:lang w:eastAsia="en-US"/>
                    </w:rPr>
                    <w:t>xx CMSIS files that defines Peripheral's registers declarations</w:t>
                  </w:r>
                  <w:r>
                    <w:rPr>
                      <w:rFonts w:ascii="Arial" w:hAnsi="Arial" w:cs="Arial"/>
                      <w:sz w:val="18"/>
                      <w:szCs w:val="22"/>
                      <w:lang w:eastAsia="en-US"/>
                    </w:rPr>
                    <w:t xml:space="preserve">, </w:t>
                  </w:r>
                  <w:r w:rsidRPr="00756ED3">
                    <w:rPr>
                      <w:rFonts w:ascii="Arial" w:hAnsi="Arial" w:cs="Arial"/>
                      <w:sz w:val="18"/>
                      <w:szCs w:val="22"/>
                      <w:lang w:eastAsia="en-US"/>
                    </w:rPr>
                    <w:t>bits definition and the address mapping</w:t>
                  </w:r>
                </w:p>
              </w:txbxContent>
            </v:textbox>
            <o:callout v:ext="edit" minusx="t" minusy="t"/>
          </v:shape>
        </w:pict>
      </w:r>
      <w:r>
        <w:rPr>
          <w:noProof/>
          <w:lang w:eastAsia="en-US"/>
        </w:rPr>
        <w:pict w14:anchorId="4EF6A092">
          <v:shape id="_x0000_s8298" type="#_x0000_t47" style="position:absolute;left:0;text-align:left;margin-left:-45.6pt;margin-top:245.15pt;width:157.8pt;height:43.7pt;z-index:251705856;v-text-anchor:middle" adj="27903,5066,22421,4449,18883,4276,19793,6475" fillcolor="white [3201]" strokecolor="#7f7f7f [1612]" strokeweight="2.5pt">
            <v:fill alignshape="f"/>
            <v:stroke startarrow="classic"/>
            <v:shadow color="#868686"/>
            <v:textbox style="mso-next-textbox:#_x0000_s8298" inset="2.70156mm,1.3508mm,2.70156mm,1.3508mm">
              <w:txbxContent>
                <w:p w14:paraId="57AC52C8" w14:textId="7A2E9289" w:rsidR="002F6389" w:rsidRPr="00796D24" w:rsidRDefault="002F6389" w:rsidP="00796D24">
                  <w:pPr>
                    <w:rPr>
                      <w:rFonts w:ascii="Arial" w:hAnsi="Arial" w:cs="Arial"/>
                      <w:sz w:val="18"/>
                      <w:szCs w:val="22"/>
                      <w:lang w:eastAsia="en-US"/>
                    </w:rPr>
                  </w:pPr>
                  <w:proofErr w:type="spellStart"/>
                  <w:r w:rsidRPr="00796D24">
                    <w:rPr>
                      <w:rFonts w:ascii="Arial" w:hAnsi="Arial" w:cs="Arial"/>
                      <w:sz w:val="18"/>
                      <w:szCs w:val="22"/>
                      <w:lang w:eastAsia="en-US"/>
                    </w:rPr>
                    <w:t>STemWin</w:t>
                  </w:r>
                  <w:proofErr w:type="spellEnd"/>
                  <w:r w:rsidRPr="00796D24">
                    <w:rPr>
                      <w:rFonts w:ascii="Arial" w:hAnsi="Arial" w:cs="Arial"/>
                      <w:sz w:val="18"/>
                      <w:szCs w:val="22"/>
                      <w:lang w:eastAsia="en-US"/>
                    </w:rPr>
                    <w:t xml:space="preserve"> professional stack</w:t>
                  </w:r>
                  <w:r>
                    <w:rPr>
                      <w:rFonts w:ascii="Arial" w:hAnsi="Arial" w:cs="Arial"/>
                      <w:sz w:val="18"/>
                      <w:szCs w:val="22"/>
                      <w:lang w:eastAsia="en-US"/>
                    </w:rPr>
                    <w:t xml:space="preserve"> </w:t>
                  </w:r>
                  <w:r w:rsidRPr="00796D24">
                    <w:rPr>
                      <w:rFonts w:ascii="Arial" w:hAnsi="Arial" w:cs="Arial"/>
                      <w:sz w:val="18"/>
                      <w:szCs w:val="22"/>
                      <w:lang w:eastAsia="en-US"/>
                    </w:rPr>
                    <w:t>coming from SEGGER and available in binary form</w:t>
                  </w:r>
                </w:p>
              </w:txbxContent>
            </v:textbox>
            <o:callout v:ext="edit" minusx="t" minusy="t"/>
          </v:shape>
        </w:pict>
      </w:r>
      <w:r>
        <w:rPr>
          <w:noProof/>
          <w:lang w:eastAsia="en-US"/>
        </w:rPr>
        <w:pict w14:anchorId="4EF6A092">
          <v:shape id="_x0000_s8295" type="#_x0000_t47" style="position:absolute;left:0;text-align:left;margin-left:341.25pt;margin-top:40.6pt;width:170.1pt;height:50.25pt;z-index:251702784" adj="-17410,12057,-762,3869,1479,-7780,2324,-5867" fillcolor="white [3201]" strokecolor="#7f7f7f [1612]" strokeweight="2.5pt">
            <v:fill alignshape="f"/>
            <v:stroke startarrow="classic"/>
            <v:shadow color="#868686"/>
            <v:textbox style="mso-next-textbox:#_x0000_s8295" inset="2.70156mm,1.3508mm,2.70156mm,1.3508mm">
              <w:txbxContent>
                <w:p w14:paraId="33A89C81" w14:textId="39EFF7B2" w:rsidR="002F6389" w:rsidRDefault="002F6389">
                  <w:pPr>
                    <w:rPr>
                      <w:rFonts w:ascii="Arial" w:hAnsi="Arial" w:cs="Arial"/>
                      <w:sz w:val="18"/>
                      <w:szCs w:val="22"/>
                      <w:lang w:eastAsia="en-US"/>
                    </w:rPr>
                  </w:pPr>
                  <w:r w:rsidRPr="00756ED3">
                    <w:rPr>
                      <w:rFonts w:ascii="Arial" w:hAnsi="Arial" w:cs="Arial"/>
                      <w:sz w:val="18"/>
                      <w:szCs w:val="22"/>
                      <w:lang w:eastAsia="en-US"/>
                    </w:rPr>
                    <w:t>BSP drivers for the supported boards</w:t>
                  </w:r>
                  <w:r>
                    <w:rPr>
                      <w:rFonts w:ascii="Arial" w:hAnsi="Arial" w:cs="Arial"/>
                      <w:sz w:val="18"/>
                      <w:szCs w:val="22"/>
                      <w:lang w:eastAsia="en-US"/>
                    </w:rPr>
                    <w:t>:</w:t>
                  </w:r>
                </w:p>
                <w:p w14:paraId="6EB4A9EA" w14:textId="4834D01D" w:rsidR="002F6389" w:rsidRDefault="002F6389" w:rsidP="00847E27">
                  <w:pPr>
                    <w:pStyle w:val="ListParagraph"/>
                    <w:numPr>
                      <w:ilvl w:val="0"/>
                      <w:numId w:val="17"/>
                    </w:numPr>
                    <w:rPr>
                      <w:rFonts w:ascii="Arial" w:hAnsi="Arial" w:cs="Arial"/>
                      <w:sz w:val="18"/>
                      <w:szCs w:val="22"/>
                      <w:lang w:eastAsia="en-US"/>
                    </w:rPr>
                  </w:pPr>
                  <w:r>
                    <w:rPr>
                      <w:rFonts w:ascii="Arial" w:hAnsi="Arial" w:cs="Arial"/>
                      <w:sz w:val="18"/>
                      <w:szCs w:val="22"/>
                      <w:lang w:eastAsia="en-US"/>
                    </w:rPr>
                    <w:t>Evaluation board</w:t>
                  </w:r>
                </w:p>
                <w:p w14:paraId="014FEB90" w14:textId="77777777" w:rsidR="002F6389" w:rsidRDefault="002F6389" w:rsidP="00847E27">
                  <w:pPr>
                    <w:pStyle w:val="ListParagraph"/>
                    <w:numPr>
                      <w:ilvl w:val="0"/>
                      <w:numId w:val="17"/>
                    </w:numPr>
                    <w:rPr>
                      <w:rFonts w:ascii="Arial" w:hAnsi="Arial" w:cs="Arial"/>
                      <w:sz w:val="18"/>
                      <w:szCs w:val="22"/>
                      <w:lang w:eastAsia="en-US"/>
                    </w:rPr>
                  </w:pPr>
                  <w:r>
                    <w:rPr>
                      <w:rFonts w:ascii="Arial" w:hAnsi="Arial" w:cs="Arial"/>
                      <w:sz w:val="18"/>
                      <w:szCs w:val="22"/>
                      <w:lang w:eastAsia="en-US"/>
                    </w:rPr>
                    <w:t>Discovery kit</w:t>
                  </w:r>
                </w:p>
                <w:p w14:paraId="667ACF69" w14:textId="42C9865F" w:rsidR="002F6389" w:rsidRPr="00227D56" w:rsidRDefault="002F6389" w:rsidP="00847E27">
                  <w:pPr>
                    <w:pStyle w:val="ListParagraph"/>
                    <w:numPr>
                      <w:ilvl w:val="0"/>
                      <w:numId w:val="17"/>
                    </w:numPr>
                    <w:rPr>
                      <w:rFonts w:ascii="Arial" w:hAnsi="Arial" w:cs="Arial"/>
                      <w:sz w:val="18"/>
                      <w:szCs w:val="22"/>
                      <w:lang w:eastAsia="en-US"/>
                    </w:rPr>
                  </w:pPr>
                  <w:proofErr w:type="spellStart"/>
                  <w:r>
                    <w:rPr>
                      <w:rFonts w:ascii="Arial" w:hAnsi="Arial" w:cs="Arial"/>
                      <w:sz w:val="18"/>
                      <w:szCs w:val="22"/>
                      <w:lang w:eastAsia="en-US"/>
                    </w:rPr>
                    <w:t>Nucleo</w:t>
                  </w:r>
                  <w:proofErr w:type="spellEnd"/>
                  <w:r>
                    <w:rPr>
                      <w:rFonts w:ascii="Arial" w:hAnsi="Arial" w:cs="Arial"/>
                      <w:sz w:val="18"/>
                      <w:szCs w:val="22"/>
                      <w:lang w:eastAsia="en-US"/>
                    </w:rPr>
                    <w:t xml:space="preserve"> kit</w:t>
                  </w:r>
                </w:p>
                <w:p w14:paraId="2B69242F" w14:textId="27B178E6" w:rsidR="002F6389" w:rsidRPr="00227D56" w:rsidRDefault="002F6389" w:rsidP="00227D56">
                  <w:pPr>
                    <w:pStyle w:val="ListParagraph"/>
                    <w:rPr>
                      <w:sz w:val="20"/>
                    </w:rPr>
                  </w:pPr>
                </w:p>
              </w:txbxContent>
            </v:textbox>
            <o:callout v:ext="edit" minusy="t"/>
          </v:shape>
        </w:pict>
      </w:r>
      <w:r w:rsidR="00B50BCE">
        <w:rPr>
          <w:noProof/>
          <w:lang w:val="fr-FR" w:eastAsia="fr-FR"/>
        </w:rPr>
        <w:drawing>
          <wp:inline distT="0" distB="0" distL="0" distR="0" wp14:anchorId="3FAB3B31" wp14:editId="270A904F">
            <wp:extent cx="2305372" cy="681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Cube_FW_F3_V1.0.0.png"/>
                    <pic:cNvPicPr/>
                  </pic:nvPicPr>
                  <pic:blipFill>
                    <a:blip r:embed="rId17">
                      <a:extLst>
                        <a:ext uri="{28A0092B-C50C-407E-A947-70E740481C1C}">
                          <a14:useLocalDpi xmlns:a14="http://schemas.microsoft.com/office/drawing/2010/main" val="0"/>
                        </a:ext>
                      </a:extLst>
                    </a:blip>
                    <a:stretch>
                      <a:fillRect/>
                    </a:stretch>
                  </pic:blipFill>
                  <pic:spPr>
                    <a:xfrm>
                      <a:off x="0" y="0"/>
                      <a:ext cx="2305372" cy="6811326"/>
                    </a:xfrm>
                    <a:prstGeom prst="rect">
                      <a:avLst/>
                    </a:prstGeom>
                  </pic:spPr>
                </pic:pic>
              </a:graphicData>
            </a:graphic>
          </wp:inline>
        </w:drawing>
      </w:r>
    </w:p>
    <w:p w14:paraId="7A66384F" w14:textId="39F267E8" w:rsidR="009414A7" w:rsidRDefault="00C956CB" w:rsidP="00566CD8">
      <w:pPr>
        <w:pStyle w:val="Caption"/>
        <w:rPr>
          <w:rFonts w:ascii="Arial" w:hAnsi="Arial" w:cs="Arial"/>
          <w:sz w:val="22"/>
          <w:szCs w:val="22"/>
          <w:lang w:eastAsia="en-US"/>
        </w:rPr>
      </w:pPr>
      <w:r>
        <w:rPr>
          <w:rFonts w:ascii="Arial" w:hAnsi="Arial" w:cs="Arial"/>
          <w:noProof/>
          <w:sz w:val="22"/>
          <w:szCs w:val="22"/>
          <w:lang w:eastAsia="en-US"/>
        </w:rPr>
        <w:pict w14:anchorId="41E530B3">
          <v:shape id="_x0000_s8307" type="#_x0000_t202" style="position:absolute;margin-left:-8.55pt;margin-top:10.4pt;width:175.8pt;height:19.7pt;z-index:251715072" filled="f" fillcolor="#36c" stroked="f">
            <v:fill alignshape="f"/>
            <v:shadow color="#006"/>
            <v:textbox style="mso-next-textbox:#_x0000_s8307" inset="2.70156mm,1.3508mm,2.70156mm,1.3508mm">
              <w:txbxContent>
                <w:p w14:paraId="13C336EE" w14:textId="776C024E" w:rsidR="002F6389" w:rsidRDefault="002F6389" w:rsidP="0070446F">
                  <w:r>
                    <w:rPr>
                      <w:rFonts w:ascii="Arial" w:hAnsi="Arial" w:cs="Arial"/>
                      <w:sz w:val="18"/>
                      <w:szCs w:val="22"/>
                      <w:lang w:eastAsia="en-US"/>
                    </w:rPr>
                    <w:t xml:space="preserve">Library files, to not be modified by user </w:t>
                  </w:r>
                </w:p>
              </w:txbxContent>
            </v:textbox>
          </v:shape>
        </w:pict>
      </w:r>
      <w:r>
        <w:rPr>
          <w:rFonts w:ascii="Arial" w:hAnsi="Arial" w:cs="Arial"/>
          <w:noProof/>
          <w:sz w:val="22"/>
          <w:szCs w:val="22"/>
          <w:lang w:eastAsia="en-US"/>
        </w:rPr>
        <w:pict w14:anchorId="4EF6A092">
          <v:rect id="_x0000_s8306" style="position:absolute;margin-left:-33.15pt;margin-top:15.8pt;width:24.6pt;height:9pt;z-index:251714048;v-text-anchor:middle" fillcolor="white [3201]" strokecolor="#7f7f7f [1612]" strokeweight="2.5pt">
            <v:fill alignshape="f"/>
            <v:shadow color="#868686"/>
            <v:textbox style="mso-next-textbox:#_x0000_s8306" inset="2.70156mm,1.3508mm,2.70156mm,1.3508mm">
              <w:txbxContent>
                <w:p w14:paraId="0A62D615" w14:textId="77777777" w:rsidR="002F6389" w:rsidRPr="00756ED3" w:rsidRDefault="002F6389" w:rsidP="0070446F">
                  <w:pPr>
                    <w:rPr>
                      <w:sz w:val="20"/>
                    </w:rPr>
                  </w:pPr>
                </w:p>
                <w:p w14:paraId="0CBB9802" w14:textId="77777777" w:rsidR="002F6389" w:rsidRPr="00796D24" w:rsidRDefault="002F6389" w:rsidP="0070446F">
                  <w:pPr>
                    <w:rPr>
                      <w:rFonts w:ascii="Arial" w:hAnsi="Arial" w:cs="Arial"/>
                      <w:sz w:val="18"/>
                      <w:szCs w:val="22"/>
                      <w:lang w:eastAsia="en-US"/>
                    </w:rPr>
                  </w:pPr>
                </w:p>
              </w:txbxContent>
            </v:textbox>
            <o:callout v:ext="edit" minusx="t" minusy="t"/>
          </v:rect>
        </w:pict>
      </w:r>
    </w:p>
    <w:p w14:paraId="3E8B375E" w14:textId="08C24F19" w:rsidR="009414A7" w:rsidDel="003E5D01" w:rsidRDefault="009414A7" w:rsidP="00CD0567">
      <w:pPr>
        <w:pStyle w:val="CommentText"/>
        <w:jc w:val="both"/>
        <w:rPr>
          <w:del w:id="41" w:author="Maher MASTOURI" w:date="2013-11-26T17:48:00Z"/>
          <w:rFonts w:ascii="Arial" w:hAnsi="Arial" w:cs="Arial"/>
          <w:sz w:val="22"/>
          <w:szCs w:val="22"/>
          <w:lang w:eastAsia="en-US"/>
        </w:rPr>
      </w:pPr>
    </w:p>
    <w:p w14:paraId="149BFFC4" w14:textId="317D442F" w:rsidR="000B33EE" w:rsidRDefault="000B33EE" w:rsidP="00661DE5">
      <w:pPr>
        <w:jc w:val="both"/>
        <w:rPr>
          <w:rFonts w:ascii="Arial" w:hAnsi="Arial" w:cs="Arial"/>
          <w:sz w:val="22"/>
          <w:szCs w:val="22"/>
        </w:rPr>
      </w:pPr>
    </w:p>
    <w:p w14:paraId="247D4E3E" w14:textId="74E617BE" w:rsidR="006405AA" w:rsidRPr="008E02E8" w:rsidRDefault="006405AA" w:rsidP="006405AA">
      <w:pPr>
        <w:pStyle w:val="Caption"/>
        <w:jc w:val="right"/>
      </w:pPr>
      <w:bookmarkStart w:id="42" w:name="_Toc387237394"/>
      <w:proofErr w:type="gramStart"/>
      <w:r>
        <w:t xml:space="preserve">Figure </w:t>
      </w:r>
      <w:fldSimple w:instr=" SEQ Figure \* ARABIC ">
        <w:r>
          <w:rPr>
            <w:noProof/>
          </w:rPr>
          <w:t>4</w:t>
        </w:r>
      </w:fldSimple>
      <w:r>
        <w:rPr>
          <w:noProof/>
        </w:rPr>
        <w:t>.</w:t>
      </w:r>
      <w:proofErr w:type="gramEnd"/>
      <w:r>
        <w:t xml:space="preserve"> STM32CubeF3 examples overview</w:t>
      </w:r>
      <w:bookmarkEnd w:id="42"/>
    </w:p>
    <w:p w14:paraId="0D2AE371" w14:textId="0E10407F" w:rsidR="001B4AB5" w:rsidRDefault="001B4AB5" w:rsidP="008F64B8">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0B33EE" w14:paraId="6B761F9C" w14:textId="77777777" w:rsidTr="000B33EE">
        <w:tc>
          <w:tcPr>
            <w:tcW w:w="4621" w:type="dxa"/>
          </w:tcPr>
          <w:p w14:paraId="2086F326" w14:textId="3A9A64A6" w:rsidR="000B33EE" w:rsidRDefault="000B33EE" w:rsidP="000B33EE">
            <w:pPr>
              <w:jc w:val="both"/>
              <w:rPr>
                <w:rFonts w:ascii="Arial" w:hAnsi="Arial" w:cs="Arial"/>
                <w:sz w:val="22"/>
                <w:szCs w:val="22"/>
              </w:rPr>
            </w:pPr>
            <w:r>
              <w:rPr>
                <w:rFonts w:ascii="Arial" w:hAnsi="Arial" w:cs="Arial"/>
                <w:sz w:val="22"/>
                <w:szCs w:val="22"/>
              </w:rPr>
              <w:t>F</w:t>
            </w:r>
            <w:r w:rsidRPr="00661DE5">
              <w:rPr>
                <w:rFonts w:ascii="Arial" w:hAnsi="Arial" w:cs="Arial"/>
                <w:sz w:val="22"/>
                <w:szCs w:val="22"/>
              </w:rPr>
              <w:t>or each board</w:t>
            </w:r>
            <w:r>
              <w:rPr>
                <w:rFonts w:ascii="Arial" w:hAnsi="Arial" w:cs="Arial"/>
                <w:sz w:val="22"/>
                <w:szCs w:val="22"/>
              </w:rPr>
              <w:t>, a</w:t>
            </w:r>
            <w:r w:rsidRPr="00661DE5">
              <w:rPr>
                <w:rFonts w:ascii="Arial" w:hAnsi="Arial" w:cs="Arial"/>
                <w:sz w:val="22"/>
                <w:szCs w:val="22"/>
              </w:rPr>
              <w:t xml:space="preserve"> set of </w:t>
            </w:r>
            <w:r>
              <w:rPr>
                <w:rFonts w:ascii="Arial" w:hAnsi="Arial" w:cs="Arial"/>
                <w:sz w:val="22"/>
                <w:szCs w:val="22"/>
              </w:rPr>
              <w:t xml:space="preserve">examples are </w:t>
            </w:r>
            <w:r w:rsidRPr="00661DE5">
              <w:rPr>
                <w:rFonts w:ascii="Arial" w:hAnsi="Arial" w:cs="Arial"/>
                <w:sz w:val="22"/>
                <w:szCs w:val="22"/>
              </w:rPr>
              <w:t xml:space="preserve">provided with preconfigured projects for EWARM, MDK-ARM and </w:t>
            </w:r>
            <w:proofErr w:type="spellStart"/>
            <w:r w:rsidRPr="00661DE5">
              <w:rPr>
                <w:rFonts w:ascii="Arial" w:hAnsi="Arial" w:cs="Arial"/>
                <w:sz w:val="22"/>
                <w:szCs w:val="22"/>
              </w:rPr>
              <w:t>TrueSTUDIO</w:t>
            </w:r>
            <w:proofErr w:type="spellEnd"/>
            <w:r w:rsidRPr="00661DE5">
              <w:rPr>
                <w:rFonts w:ascii="Arial" w:hAnsi="Arial" w:cs="Arial"/>
                <w:sz w:val="22"/>
                <w:szCs w:val="22"/>
              </w:rPr>
              <w:t xml:space="preserve"> </w:t>
            </w:r>
            <w:proofErr w:type="spellStart"/>
            <w:r w:rsidRPr="00661DE5">
              <w:rPr>
                <w:rFonts w:ascii="Arial" w:hAnsi="Arial" w:cs="Arial"/>
                <w:sz w:val="22"/>
                <w:szCs w:val="22"/>
              </w:rPr>
              <w:t>toolchains</w:t>
            </w:r>
            <w:proofErr w:type="spellEnd"/>
            <w:r w:rsidRPr="00661DE5">
              <w:rPr>
                <w:rFonts w:ascii="Arial" w:hAnsi="Arial" w:cs="Arial"/>
                <w:sz w:val="22"/>
                <w:szCs w:val="22"/>
              </w:rPr>
              <w:t>.</w:t>
            </w:r>
            <w:r w:rsidR="00331C3E">
              <w:rPr>
                <w:rFonts w:ascii="Arial" w:hAnsi="Arial" w:cs="Arial"/>
                <w:sz w:val="22"/>
                <w:szCs w:val="22"/>
              </w:rPr>
              <w:t xml:space="preserve"> </w:t>
            </w:r>
          </w:p>
          <w:p w14:paraId="2355675B" w14:textId="78CC043B" w:rsidR="000B33EE" w:rsidRDefault="006405AA" w:rsidP="000B33EE">
            <w:pPr>
              <w:jc w:val="both"/>
              <w:rPr>
                <w:rFonts w:ascii="Arial" w:hAnsi="Arial" w:cs="Arial"/>
                <w:sz w:val="22"/>
                <w:szCs w:val="22"/>
              </w:rPr>
            </w:pPr>
            <w:r>
              <w:rPr>
                <w:rFonts w:ascii="Arial" w:hAnsi="Arial" w:cs="Arial"/>
                <w:sz w:val="22"/>
                <w:szCs w:val="22"/>
              </w:rPr>
              <w:t>F</w:t>
            </w:r>
            <w:r w:rsidR="00331C3E">
              <w:rPr>
                <w:rFonts w:ascii="Arial" w:hAnsi="Arial" w:cs="Arial"/>
                <w:sz w:val="22"/>
                <w:szCs w:val="22"/>
              </w:rPr>
              <w:t>igure</w:t>
            </w:r>
            <w:r>
              <w:rPr>
                <w:rFonts w:ascii="Arial" w:hAnsi="Arial" w:cs="Arial"/>
                <w:sz w:val="22"/>
                <w:szCs w:val="22"/>
              </w:rPr>
              <w:t xml:space="preserve"> 4</w:t>
            </w:r>
            <w:r w:rsidR="00331C3E">
              <w:rPr>
                <w:rFonts w:ascii="Arial" w:hAnsi="Arial" w:cs="Arial"/>
                <w:sz w:val="22"/>
                <w:szCs w:val="22"/>
              </w:rPr>
              <w:t xml:space="preserve"> shows t</w:t>
            </w:r>
            <w:r w:rsidR="004278D9">
              <w:rPr>
                <w:rFonts w:ascii="Arial" w:hAnsi="Arial" w:cs="Arial"/>
                <w:sz w:val="22"/>
                <w:szCs w:val="22"/>
              </w:rPr>
              <w:t xml:space="preserve">he projects structure for </w:t>
            </w:r>
            <w:r w:rsidR="00420855">
              <w:rPr>
                <w:rFonts w:ascii="Arial" w:hAnsi="Arial" w:cs="Arial"/>
                <w:sz w:val="22"/>
                <w:szCs w:val="22"/>
              </w:rPr>
              <w:t xml:space="preserve">the </w:t>
            </w:r>
            <w:r w:rsidR="004278D9">
              <w:rPr>
                <w:rFonts w:ascii="Arial" w:hAnsi="Arial" w:cs="Arial"/>
                <w:sz w:val="22"/>
                <w:szCs w:val="22"/>
              </w:rPr>
              <w:t>STM32</w:t>
            </w:r>
            <w:r w:rsidR="00CC7DBC">
              <w:rPr>
                <w:rFonts w:ascii="Arial" w:hAnsi="Arial" w:cs="Arial"/>
                <w:sz w:val="22"/>
                <w:szCs w:val="22"/>
              </w:rPr>
              <w:t>303C</w:t>
            </w:r>
            <w:r w:rsidR="004278D9">
              <w:rPr>
                <w:rFonts w:ascii="Arial" w:hAnsi="Arial" w:cs="Arial"/>
                <w:sz w:val="22"/>
                <w:szCs w:val="22"/>
              </w:rPr>
              <w:t>-EVAL board</w:t>
            </w:r>
            <w:r w:rsidR="00331C3E">
              <w:rPr>
                <w:rFonts w:ascii="Arial" w:hAnsi="Arial" w:cs="Arial"/>
                <w:sz w:val="22"/>
                <w:szCs w:val="22"/>
              </w:rPr>
              <w:t>.</w:t>
            </w:r>
          </w:p>
          <w:p w14:paraId="50140E38" w14:textId="77777777" w:rsidR="00331C3E" w:rsidRDefault="00331C3E" w:rsidP="000B33EE">
            <w:pPr>
              <w:jc w:val="both"/>
              <w:rPr>
                <w:rFonts w:ascii="Arial" w:hAnsi="Arial" w:cs="Arial"/>
                <w:sz w:val="22"/>
                <w:szCs w:val="22"/>
              </w:rPr>
            </w:pPr>
          </w:p>
          <w:p w14:paraId="742AB651" w14:textId="2C51424D" w:rsidR="000B33EE" w:rsidRPr="00661DE5" w:rsidRDefault="00E126BA" w:rsidP="000B33EE">
            <w:pPr>
              <w:jc w:val="both"/>
              <w:rPr>
                <w:rFonts w:ascii="Arial" w:hAnsi="Arial" w:cs="Arial"/>
                <w:sz w:val="22"/>
                <w:szCs w:val="22"/>
              </w:rPr>
            </w:pPr>
            <w:r>
              <w:rPr>
                <w:rFonts w:ascii="Arial" w:hAnsi="Arial" w:cs="Arial"/>
                <w:sz w:val="22"/>
                <w:szCs w:val="22"/>
              </w:rPr>
              <w:t>The e</w:t>
            </w:r>
            <w:r w:rsidR="000B33EE">
              <w:rPr>
                <w:rFonts w:ascii="Arial" w:hAnsi="Arial" w:cs="Arial"/>
                <w:sz w:val="22"/>
                <w:szCs w:val="22"/>
              </w:rPr>
              <w:t xml:space="preserve">xamples are classified depending on the STM32Cube level they apply to, and are named as below: </w:t>
            </w:r>
          </w:p>
          <w:p w14:paraId="25A14680" w14:textId="77777777" w:rsidR="000B33EE" w:rsidRDefault="000B33EE" w:rsidP="00847E27">
            <w:pPr>
              <w:pStyle w:val="ListParagraph"/>
              <w:numPr>
                <w:ilvl w:val="0"/>
                <w:numId w:val="11"/>
              </w:numPr>
              <w:ind w:left="810"/>
              <w:jc w:val="both"/>
              <w:rPr>
                <w:rFonts w:ascii="Arial" w:hAnsi="Arial" w:cs="Arial"/>
                <w:sz w:val="22"/>
                <w:szCs w:val="22"/>
              </w:rPr>
            </w:pPr>
            <w:r w:rsidRPr="00661DE5">
              <w:rPr>
                <w:rFonts w:ascii="Arial" w:hAnsi="Arial" w:cs="Arial"/>
                <w:sz w:val="22"/>
                <w:szCs w:val="22"/>
              </w:rPr>
              <w:t xml:space="preserve">examples in level 0 </w:t>
            </w:r>
            <w:r>
              <w:rPr>
                <w:rFonts w:ascii="Arial" w:hAnsi="Arial" w:cs="Arial"/>
                <w:sz w:val="22"/>
                <w:szCs w:val="22"/>
              </w:rPr>
              <w:t xml:space="preserve">are </w:t>
            </w:r>
            <w:r w:rsidRPr="00661DE5">
              <w:rPr>
                <w:rFonts w:ascii="Arial" w:hAnsi="Arial" w:cs="Arial"/>
                <w:sz w:val="22"/>
                <w:szCs w:val="22"/>
              </w:rPr>
              <w:t xml:space="preserve">called </w:t>
            </w:r>
            <w:r w:rsidRPr="00E126BA">
              <w:rPr>
                <w:rFonts w:ascii="Arial" w:hAnsi="Arial" w:cs="Arial"/>
                <w:b/>
                <w:sz w:val="22"/>
                <w:szCs w:val="22"/>
              </w:rPr>
              <w:t>Examples</w:t>
            </w:r>
            <w:r>
              <w:rPr>
                <w:rFonts w:ascii="Arial" w:hAnsi="Arial" w:cs="Arial"/>
                <w:sz w:val="22"/>
                <w:szCs w:val="22"/>
              </w:rPr>
              <w:t>, that uses HAL drivers without any Middleware component</w:t>
            </w:r>
          </w:p>
          <w:p w14:paraId="371A66C1" w14:textId="77777777" w:rsidR="000B33EE" w:rsidRDefault="000B33EE" w:rsidP="00847E27">
            <w:pPr>
              <w:pStyle w:val="ListParagraph"/>
              <w:numPr>
                <w:ilvl w:val="0"/>
                <w:numId w:val="11"/>
              </w:numPr>
              <w:ind w:left="810"/>
              <w:jc w:val="both"/>
              <w:rPr>
                <w:rFonts w:ascii="Arial" w:hAnsi="Arial" w:cs="Arial"/>
                <w:sz w:val="22"/>
                <w:szCs w:val="22"/>
              </w:rPr>
            </w:pPr>
            <w:r w:rsidRPr="00661DE5">
              <w:rPr>
                <w:rFonts w:ascii="Arial" w:hAnsi="Arial" w:cs="Arial"/>
                <w:sz w:val="22"/>
                <w:szCs w:val="22"/>
              </w:rPr>
              <w:t xml:space="preserve">examples in level 1 </w:t>
            </w:r>
            <w:r>
              <w:rPr>
                <w:rFonts w:ascii="Arial" w:hAnsi="Arial" w:cs="Arial"/>
                <w:sz w:val="22"/>
                <w:szCs w:val="22"/>
              </w:rPr>
              <w:t xml:space="preserve">are </w:t>
            </w:r>
            <w:r w:rsidRPr="00661DE5">
              <w:rPr>
                <w:rFonts w:ascii="Arial" w:hAnsi="Arial" w:cs="Arial"/>
                <w:sz w:val="22"/>
                <w:szCs w:val="22"/>
              </w:rPr>
              <w:t xml:space="preserve">called </w:t>
            </w:r>
            <w:r w:rsidRPr="00E126BA">
              <w:rPr>
                <w:rFonts w:ascii="Arial" w:hAnsi="Arial" w:cs="Arial"/>
                <w:b/>
                <w:sz w:val="22"/>
                <w:szCs w:val="22"/>
              </w:rPr>
              <w:t>Applications</w:t>
            </w:r>
            <w:r>
              <w:rPr>
                <w:rFonts w:ascii="Arial" w:hAnsi="Arial" w:cs="Arial"/>
                <w:sz w:val="22"/>
                <w:szCs w:val="22"/>
              </w:rPr>
              <w:t>, that provides typical use cases of each  Middleware component</w:t>
            </w:r>
          </w:p>
          <w:p w14:paraId="07ACA8EE" w14:textId="77777777" w:rsidR="000B33EE" w:rsidRDefault="000B33EE" w:rsidP="000B33EE">
            <w:pPr>
              <w:jc w:val="both"/>
              <w:rPr>
                <w:rFonts w:ascii="Arial" w:hAnsi="Arial" w:cs="Arial"/>
                <w:sz w:val="22"/>
                <w:szCs w:val="22"/>
              </w:rPr>
            </w:pPr>
          </w:p>
          <w:p w14:paraId="146F3C46" w14:textId="0C08D2DC" w:rsidR="00E126BA" w:rsidRDefault="00BA2F87" w:rsidP="00BA2F87">
            <w:pPr>
              <w:rPr>
                <w:rFonts w:ascii="Arial" w:hAnsi="Arial" w:cs="Arial"/>
                <w:sz w:val="22"/>
                <w:szCs w:val="22"/>
              </w:rPr>
            </w:pPr>
            <w:r w:rsidRPr="00BA2F87">
              <w:rPr>
                <w:rFonts w:ascii="Arial" w:hAnsi="Arial" w:cs="Arial"/>
                <w:sz w:val="22"/>
                <w:szCs w:val="22"/>
              </w:rPr>
              <w:t>The</w:t>
            </w:r>
            <w:r>
              <w:rPr>
                <w:rFonts w:ascii="Arial" w:hAnsi="Arial" w:cs="Arial"/>
                <w:sz w:val="22"/>
                <w:szCs w:val="22"/>
              </w:rPr>
              <w:t xml:space="preserve"> </w:t>
            </w:r>
            <w:r w:rsidR="00E126BA" w:rsidRPr="00E126BA">
              <w:rPr>
                <w:rFonts w:ascii="Arial" w:hAnsi="Arial" w:cs="Arial"/>
                <w:b/>
                <w:sz w:val="22"/>
                <w:szCs w:val="22"/>
              </w:rPr>
              <w:t>Template</w:t>
            </w:r>
            <w:r w:rsidR="00E126BA">
              <w:rPr>
                <w:rFonts w:ascii="Arial" w:hAnsi="Arial" w:cs="Arial"/>
                <w:sz w:val="22"/>
                <w:szCs w:val="22"/>
              </w:rPr>
              <w:t xml:space="preserve"> proje</w:t>
            </w:r>
            <w:r w:rsidR="00252CE7">
              <w:rPr>
                <w:rFonts w:ascii="Arial" w:hAnsi="Arial" w:cs="Arial"/>
                <w:sz w:val="22"/>
                <w:szCs w:val="22"/>
              </w:rPr>
              <w:t xml:space="preserve">ct </w:t>
            </w:r>
            <w:r>
              <w:rPr>
                <w:rFonts w:ascii="Arial" w:hAnsi="Arial" w:cs="Arial"/>
                <w:sz w:val="22"/>
                <w:szCs w:val="22"/>
              </w:rPr>
              <w:t>available in the Template directory is</w:t>
            </w:r>
            <w:r w:rsidR="00252CE7">
              <w:rPr>
                <w:rFonts w:ascii="Arial" w:hAnsi="Arial" w:cs="Arial"/>
                <w:sz w:val="22"/>
                <w:szCs w:val="22"/>
              </w:rPr>
              <w:t xml:space="preserve"> provided to build quickly </w:t>
            </w:r>
            <w:r w:rsidR="00E126BA">
              <w:rPr>
                <w:rFonts w:ascii="Arial" w:hAnsi="Arial" w:cs="Arial"/>
                <w:sz w:val="22"/>
                <w:szCs w:val="22"/>
              </w:rPr>
              <w:t>any firmware application on a given board.</w:t>
            </w:r>
          </w:p>
          <w:p w14:paraId="155C63D9" w14:textId="77777777" w:rsidR="00E126BA" w:rsidRDefault="00E126BA" w:rsidP="000B33EE">
            <w:pPr>
              <w:jc w:val="both"/>
              <w:rPr>
                <w:rFonts w:ascii="Arial" w:hAnsi="Arial" w:cs="Arial"/>
                <w:sz w:val="22"/>
                <w:szCs w:val="22"/>
              </w:rPr>
            </w:pPr>
          </w:p>
          <w:p w14:paraId="05D95921" w14:textId="77777777" w:rsidR="000B33EE" w:rsidRPr="00522936" w:rsidRDefault="000B33EE" w:rsidP="000B33EE">
            <w:pPr>
              <w:jc w:val="both"/>
              <w:rPr>
                <w:rFonts w:ascii="Arial" w:hAnsi="Arial" w:cs="Arial"/>
                <w:sz w:val="22"/>
                <w:szCs w:val="22"/>
              </w:rPr>
            </w:pPr>
            <w:r w:rsidRPr="00522936">
              <w:rPr>
                <w:rFonts w:ascii="Arial" w:hAnsi="Arial" w:cs="Arial"/>
                <w:sz w:val="22"/>
                <w:szCs w:val="22"/>
              </w:rPr>
              <w:t xml:space="preserve">All examples have the same structure, </w:t>
            </w:r>
          </w:p>
          <w:p w14:paraId="7E3CEFF8" w14:textId="77777777" w:rsidR="000B33EE" w:rsidRPr="00522936" w:rsidRDefault="000B33EE" w:rsidP="00847E27">
            <w:pPr>
              <w:pStyle w:val="ListParagraph"/>
              <w:numPr>
                <w:ilvl w:val="0"/>
                <w:numId w:val="13"/>
              </w:numPr>
              <w:jc w:val="both"/>
              <w:rPr>
                <w:rFonts w:ascii="Arial" w:hAnsi="Arial" w:cs="Arial"/>
                <w:sz w:val="22"/>
                <w:szCs w:val="22"/>
              </w:rPr>
            </w:pPr>
            <w:r w:rsidRPr="00E126BA">
              <w:rPr>
                <w:rFonts w:ascii="Arial" w:hAnsi="Arial" w:cs="Arial"/>
                <w:b/>
                <w:sz w:val="22"/>
                <w:szCs w:val="22"/>
              </w:rPr>
              <w:t>\</w:t>
            </w:r>
            <w:proofErr w:type="spellStart"/>
            <w:r w:rsidRPr="00E126BA">
              <w:rPr>
                <w:rFonts w:ascii="Arial" w:hAnsi="Arial" w:cs="Arial"/>
                <w:b/>
                <w:sz w:val="22"/>
                <w:szCs w:val="22"/>
              </w:rPr>
              <w:t>Inc</w:t>
            </w:r>
            <w:proofErr w:type="spellEnd"/>
            <w:r>
              <w:rPr>
                <w:rFonts w:ascii="Arial" w:hAnsi="Arial" w:cs="Arial"/>
                <w:sz w:val="22"/>
                <w:szCs w:val="22"/>
              </w:rPr>
              <w:t xml:space="preserve"> folder that contains </w:t>
            </w:r>
            <w:r w:rsidRPr="00522936">
              <w:rPr>
                <w:rFonts w:ascii="Arial" w:hAnsi="Arial" w:cs="Arial"/>
                <w:sz w:val="22"/>
                <w:szCs w:val="22"/>
              </w:rPr>
              <w:t>all header files</w:t>
            </w:r>
          </w:p>
          <w:p w14:paraId="02CF0B03" w14:textId="77777777" w:rsidR="000B33EE" w:rsidRPr="00522936" w:rsidRDefault="000B33EE" w:rsidP="00847E27">
            <w:pPr>
              <w:pStyle w:val="ListParagraph"/>
              <w:numPr>
                <w:ilvl w:val="0"/>
                <w:numId w:val="13"/>
              </w:numPr>
              <w:jc w:val="both"/>
              <w:rPr>
                <w:rFonts w:ascii="Arial" w:hAnsi="Arial" w:cs="Arial"/>
                <w:sz w:val="22"/>
                <w:szCs w:val="22"/>
              </w:rPr>
            </w:pPr>
            <w:r w:rsidRPr="00E126BA">
              <w:rPr>
                <w:rFonts w:ascii="Arial" w:hAnsi="Arial" w:cs="Arial"/>
                <w:b/>
                <w:sz w:val="22"/>
                <w:szCs w:val="22"/>
              </w:rPr>
              <w:t>\</w:t>
            </w:r>
            <w:proofErr w:type="spellStart"/>
            <w:r w:rsidRPr="00E126BA">
              <w:rPr>
                <w:rFonts w:ascii="Arial" w:hAnsi="Arial" w:cs="Arial"/>
                <w:b/>
                <w:sz w:val="22"/>
                <w:szCs w:val="22"/>
              </w:rPr>
              <w:t>Src</w:t>
            </w:r>
            <w:proofErr w:type="spellEnd"/>
            <w:r w:rsidRPr="00522936">
              <w:rPr>
                <w:rFonts w:ascii="Arial" w:hAnsi="Arial" w:cs="Arial"/>
                <w:sz w:val="22"/>
                <w:szCs w:val="22"/>
              </w:rPr>
              <w:t xml:space="preserve"> folder for </w:t>
            </w:r>
            <w:r>
              <w:rPr>
                <w:rFonts w:ascii="Arial" w:hAnsi="Arial" w:cs="Arial"/>
                <w:sz w:val="22"/>
                <w:szCs w:val="22"/>
              </w:rPr>
              <w:t xml:space="preserve">the </w:t>
            </w:r>
            <w:r w:rsidRPr="00522936">
              <w:rPr>
                <w:rFonts w:ascii="Arial" w:hAnsi="Arial" w:cs="Arial"/>
                <w:sz w:val="22"/>
                <w:szCs w:val="22"/>
              </w:rPr>
              <w:t>sources code</w:t>
            </w:r>
          </w:p>
          <w:p w14:paraId="5BE6269D" w14:textId="77777777" w:rsidR="000B33EE" w:rsidRDefault="000B33EE" w:rsidP="00847E27">
            <w:pPr>
              <w:pStyle w:val="ListParagraph"/>
              <w:numPr>
                <w:ilvl w:val="0"/>
                <w:numId w:val="13"/>
              </w:numPr>
              <w:jc w:val="both"/>
              <w:rPr>
                <w:rFonts w:ascii="Arial" w:hAnsi="Arial" w:cs="Arial"/>
                <w:sz w:val="22"/>
                <w:szCs w:val="22"/>
              </w:rPr>
            </w:pPr>
            <w:r w:rsidRPr="00E126BA">
              <w:rPr>
                <w:rFonts w:ascii="Arial" w:hAnsi="Arial" w:cs="Arial"/>
                <w:b/>
                <w:sz w:val="22"/>
                <w:szCs w:val="22"/>
              </w:rPr>
              <w:t>\EWARM</w:t>
            </w:r>
            <w:r w:rsidRPr="00661DE5">
              <w:rPr>
                <w:rFonts w:ascii="Arial" w:hAnsi="Arial" w:cs="Arial"/>
                <w:sz w:val="22"/>
                <w:szCs w:val="22"/>
              </w:rPr>
              <w:t xml:space="preserve">, </w:t>
            </w:r>
            <w:r w:rsidRPr="00E126BA">
              <w:rPr>
                <w:rFonts w:ascii="Arial" w:hAnsi="Arial" w:cs="Arial"/>
                <w:b/>
                <w:sz w:val="22"/>
                <w:szCs w:val="22"/>
              </w:rPr>
              <w:t>\MDK-ARM</w:t>
            </w:r>
            <w:r w:rsidRPr="00661DE5">
              <w:rPr>
                <w:rFonts w:ascii="Arial" w:hAnsi="Arial" w:cs="Arial"/>
                <w:sz w:val="22"/>
                <w:szCs w:val="22"/>
              </w:rPr>
              <w:t xml:space="preserve"> and </w:t>
            </w:r>
            <w:r w:rsidRPr="00E126BA">
              <w:rPr>
                <w:rFonts w:ascii="Arial" w:hAnsi="Arial" w:cs="Arial"/>
                <w:b/>
                <w:sz w:val="22"/>
                <w:szCs w:val="22"/>
              </w:rPr>
              <w:t>\</w:t>
            </w:r>
            <w:proofErr w:type="spellStart"/>
            <w:r w:rsidRPr="00E126BA">
              <w:rPr>
                <w:rFonts w:ascii="Arial" w:hAnsi="Arial" w:cs="Arial"/>
                <w:b/>
                <w:sz w:val="22"/>
                <w:szCs w:val="22"/>
              </w:rPr>
              <w:t>TrueSTUDIO</w:t>
            </w:r>
            <w:proofErr w:type="spellEnd"/>
            <w:r>
              <w:rPr>
                <w:rFonts w:ascii="Arial" w:hAnsi="Arial" w:cs="Arial"/>
                <w:sz w:val="22"/>
                <w:szCs w:val="22"/>
              </w:rPr>
              <w:t xml:space="preserve"> folders contain the preconfigured project for each </w:t>
            </w:r>
            <w:proofErr w:type="spellStart"/>
            <w:r>
              <w:rPr>
                <w:rFonts w:ascii="Arial" w:hAnsi="Arial" w:cs="Arial"/>
                <w:sz w:val="22"/>
                <w:szCs w:val="22"/>
              </w:rPr>
              <w:t>toolchain</w:t>
            </w:r>
            <w:proofErr w:type="spellEnd"/>
            <w:r>
              <w:rPr>
                <w:rFonts w:ascii="Arial" w:hAnsi="Arial" w:cs="Arial"/>
                <w:sz w:val="22"/>
                <w:szCs w:val="22"/>
              </w:rPr>
              <w:t>.</w:t>
            </w:r>
          </w:p>
          <w:p w14:paraId="27643B8B" w14:textId="362FB1C2" w:rsidR="000B33EE" w:rsidRPr="00E126BA" w:rsidRDefault="00BF33D7" w:rsidP="00847E27">
            <w:pPr>
              <w:pStyle w:val="ListParagraph"/>
              <w:numPr>
                <w:ilvl w:val="0"/>
                <w:numId w:val="13"/>
              </w:numPr>
              <w:jc w:val="both"/>
              <w:rPr>
                <w:rFonts w:ascii="Arial" w:hAnsi="Arial" w:cs="Arial"/>
                <w:sz w:val="22"/>
                <w:szCs w:val="22"/>
              </w:rPr>
            </w:pPr>
            <w:r w:rsidRPr="00E126BA">
              <w:rPr>
                <w:rFonts w:ascii="Arial" w:hAnsi="Arial" w:cs="Arial"/>
                <w:b/>
                <w:sz w:val="22"/>
                <w:szCs w:val="22"/>
              </w:rPr>
              <w:t>readme.txt</w:t>
            </w:r>
            <w:r>
              <w:rPr>
                <w:rFonts w:ascii="Arial" w:hAnsi="Arial" w:cs="Arial"/>
                <w:sz w:val="22"/>
                <w:szCs w:val="22"/>
              </w:rPr>
              <w:t xml:space="preserve"> describing the example behavior and needed environment to make it working</w:t>
            </w:r>
          </w:p>
          <w:p w14:paraId="6301E4CF" w14:textId="77777777" w:rsidR="000B33EE" w:rsidRDefault="000B33EE" w:rsidP="00BF33D7">
            <w:pPr>
              <w:rPr>
                <w:rFonts w:ascii="Arial" w:hAnsi="Arial" w:cs="Arial"/>
                <w:sz w:val="22"/>
                <w:szCs w:val="22"/>
              </w:rPr>
            </w:pPr>
          </w:p>
          <w:p w14:paraId="64F39993" w14:textId="77777777" w:rsidR="005105D8" w:rsidRDefault="005105D8" w:rsidP="00BF33D7">
            <w:pPr>
              <w:rPr>
                <w:rFonts w:ascii="Arial" w:hAnsi="Arial" w:cs="Arial"/>
                <w:sz w:val="22"/>
                <w:szCs w:val="22"/>
              </w:rPr>
            </w:pPr>
          </w:p>
        </w:tc>
        <w:tc>
          <w:tcPr>
            <w:tcW w:w="4622" w:type="dxa"/>
          </w:tcPr>
          <w:p w14:paraId="5103543A" w14:textId="3570FCCD" w:rsidR="00D042E9" w:rsidRDefault="00B50BCE" w:rsidP="00D042E9">
            <w:pPr>
              <w:keepNext/>
              <w:jc w:val="center"/>
            </w:pPr>
            <w:r>
              <w:rPr>
                <w:noProof/>
                <w:lang w:val="fr-FR" w:eastAsia="fr-FR"/>
              </w:rPr>
              <w:drawing>
                <wp:inline distT="0" distB="0" distL="0" distR="0" wp14:anchorId="4A9F03C9" wp14:editId="51612284">
                  <wp:extent cx="1409897" cy="64016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303C_EVAL.png"/>
                          <pic:cNvPicPr/>
                        </pic:nvPicPr>
                        <pic:blipFill>
                          <a:blip r:embed="rId18">
                            <a:extLst>
                              <a:ext uri="{28A0092B-C50C-407E-A947-70E740481C1C}">
                                <a14:useLocalDpi xmlns:a14="http://schemas.microsoft.com/office/drawing/2010/main" val="0"/>
                              </a:ext>
                            </a:extLst>
                          </a:blip>
                          <a:stretch>
                            <a:fillRect/>
                          </a:stretch>
                        </pic:blipFill>
                        <pic:spPr>
                          <a:xfrm>
                            <a:off x="0" y="0"/>
                            <a:ext cx="1409897" cy="6401694"/>
                          </a:xfrm>
                          <a:prstGeom prst="rect">
                            <a:avLst/>
                          </a:prstGeom>
                        </pic:spPr>
                      </pic:pic>
                    </a:graphicData>
                  </a:graphic>
                </wp:inline>
              </w:drawing>
            </w:r>
          </w:p>
          <w:p w14:paraId="7057982E" w14:textId="3A29BAAD" w:rsidR="000B33EE" w:rsidRDefault="000B33EE" w:rsidP="006405AA">
            <w:pPr>
              <w:pStyle w:val="Caption"/>
              <w:rPr>
                <w:rFonts w:ascii="Arial" w:hAnsi="Arial" w:cs="Arial"/>
                <w:sz w:val="22"/>
                <w:szCs w:val="22"/>
              </w:rPr>
            </w:pPr>
          </w:p>
        </w:tc>
      </w:tr>
    </w:tbl>
    <w:p w14:paraId="59719FB9" w14:textId="77777777" w:rsidR="00BA2F87" w:rsidRDefault="00BA2F87" w:rsidP="008F64B8">
      <w:pPr>
        <w:jc w:val="both"/>
        <w:rPr>
          <w:rFonts w:ascii="Arial" w:hAnsi="Arial" w:cs="Arial"/>
          <w:sz w:val="22"/>
          <w:szCs w:val="22"/>
        </w:rPr>
      </w:pPr>
    </w:p>
    <w:p w14:paraId="4BA26D2B" w14:textId="77777777" w:rsidR="00CC7DBC" w:rsidRDefault="00CC7DBC">
      <w:pPr>
        <w:rPr>
          <w:rFonts w:ascii="Arial" w:hAnsi="Arial" w:cs="Arial"/>
          <w:sz w:val="22"/>
          <w:szCs w:val="22"/>
        </w:rPr>
      </w:pPr>
      <w:r>
        <w:rPr>
          <w:rFonts w:ascii="Arial" w:hAnsi="Arial" w:cs="Arial"/>
          <w:sz w:val="22"/>
          <w:szCs w:val="22"/>
        </w:rPr>
        <w:br w:type="page"/>
      </w:r>
    </w:p>
    <w:p w14:paraId="1DC9EC8A" w14:textId="4A87A13F" w:rsidR="00151766" w:rsidRDefault="006405AA" w:rsidP="008F64B8">
      <w:pPr>
        <w:jc w:val="both"/>
        <w:rPr>
          <w:rFonts w:ascii="Arial" w:hAnsi="Arial" w:cs="Arial"/>
          <w:sz w:val="22"/>
          <w:szCs w:val="22"/>
        </w:rPr>
      </w:pPr>
      <w:r>
        <w:rPr>
          <w:rFonts w:ascii="Arial" w:hAnsi="Arial" w:cs="Arial"/>
          <w:sz w:val="22"/>
          <w:szCs w:val="22"/>
        </w:rPr>
        <w:lastRenderedPageBreak/>
        <w:t>T</w:t>
      </w:r>
      <w:r w:rsidR="00C34630">
        <w:rPr>
          <w:rFonts w:ascii="Arial" w:hAnsi="Arial" w:cs="Arial"/>
          <w:sz w:val="22"/>
          <w:szCs w:val="22"/>
        </w:rPr>
        <w:t>able</w:t>
      </w:r>
      <w:r>
        <w:rPr>
          <w:rFonts w:ascii="Arial" w:hAnsi="Arial" w:cs="Arial"/>
          <w:sz w:val="22"/>
          <w:szCs w:val="22"/>
        </w:rPr>
        <w:t xml:space="preserve"> 2</w:t>
      </w:r>
      <w:r w:rsidR="00C34630">
        <w:rPr>
          <w:rFonts w:ascii="Arial" w:hAnsi="Arial" w:cs="Arial"/>
          <w:sz w:val="22"/>
          <w:szCs w:val="22"/>
        </w:rPr>
        <w:t xml:space="preserve"> below </w:t>
      </w:r>
      <w:r w:rsidR="00BF33D7">
        <w:rPr>
          <w:rFonts w:ascii="Arial" w:hAnsi="Arial" w:cs="Arial"/>
          <w:sz w:val="22"/>
          <w:szCs w:val="22"/>
        </w:rPr>
        <w:t xml:space="preserve">provides </w:t>
      </w:r>
      <w:r w:rsidR="00C34630">
        <w:rPr>
          <w:rFonts w:ascii="Arial" w:hAnsi="Arial" w:cs="Arial"/>
          <w:sz w:val="22"/>
          <w:szCs w:val="22"/>
        </w:rPr>
        <w:t xml:space="preserve">the number of </w:t>
      </w:r>
      <w:r w:rsidR="00023640">
        <w:rPr>
          <w:rFonts w:ascii="Arial" w:hAnsi="Arial" w:cs="Arial"/>
          <w:sz w:val="22"/>
          <w:szCs w:val="22"/>
        </w:rPr>
        <w:t>projects</w:t>
      </w:r>
      <w:r w:rsidR="00C34630">
        <w:rPr>
          <w:rFonts w:ascii="Arial" w:hAnsi="Arial" w:cs="Arial"/>
          <w:sz w:val="22"/>
          <w:szCs w:val="22"/>
        </w:rPr>
        <w:t xml:space="preserve"> available for each board.</w:t>
      </w:r>
    </w:p>
    <w:p w14:paraId="74B78B08" w14:textId="77777777" w:rsidR="006405AA" w:rsidRDefault="006405AA" w:rsidP="008F64B8">
      <w:pPr>
        <w:jc w:val="both"/>
        <w:rPr>
          <w:rFonts w:ascii="Arial" w:hAnsi="Arial" w:cs="Arial"/>
          <w:sz w:val="22"/>
          <w:szCs w:val="22"/>
        </w:rPr>
      </w:pPr>
    </w:p>
    <w:p w14:paraId="29A41E78" w14:textId="7D197087" w:rsidR="00394399" w:rsidRPr="006405AA" w:rsidRDefault="006405AA" w:rsidP="006405AA">
      <w:pPr>
        <w:jc w:val="center"/>
        <w:rPr>
          <w:rFonts w:ascii="Arial" w:hAnsi="Arial" w:cs="Arial"/>
          <w:b/>
          <w:sz w:val="22"/>
          <w:szCs w:val="22"/>
        </w:rPr>
      </w:pPr>
      <w:proofErr w:type="gramStart"/>
      <w:r w:rsidRPr="00566CD8">
        <w:rPr>
          <w:rFonts w:ascii="Arial" w:hAnsi="Arial" w:cs="Arial"/>
          <w:b/>
          <w:sz w:val="22"/>
          <w:szCs w:val="22"/>
        </w:rPr>
        <w:t>Table 2.</w:t>
      </w:r>
      <w:proofErr w:type="gramEnd"/>
      <w:r w:rsidRPr="00566CD8">
        <w:rPr>
          <w:rFonts w:ascii="Arial" w:hAnsi="Arial" w:cs="Arial"/>
          <w:b/>
          <w:sz w:val="22"/>
          <w:szCs w:val="22"/>
        </w:rPr>
        <w:t xml:space="preserve"> </w:t>
      </w:r>
      <w:r>
        <w:rPr>
          <w:rFonts w:ascii="Arial" w:hAnsi="Arial" w:cs="Arial"/>
          <w:b/>
          <w:sz w:val="22"/>
          <w:szCs w:val="22"/>
        </w:rPr>
        <w:t>Number of examples available for each board</w:t>
      </w:r>
    </w:p>
    <w:tbl>
      <w:tblPr>
        <w:tblStyle w:val="MediumShading1-Accent1"/>
        <w:tblW w:w="8208" w:type="dxa"/>
        <w:tblLook w:val="0420" w:firstRow="1" w:lastRow="0" w:firstColumn="0" w:lastColumn="0" w:noHBand="0" w:noVBand="1"/>
      </w:tblPr>
      <w:tblGrid>
        <w:gridCol w:w="2718"/>
        <w:gridCol w:w="1638"/>
        <w:gridCol w:w="1872"/>
        <w:gridCol w:w="1980"/>
      </w:tblGrid>
      <w:tr w:rsidR="000B33EE" w14:paraId="462F7439" w14:textId="77777777" w:rsidTr="00476862">
        <w:trPr>
          <w:cnfStyle w:val="100000000000" w:firstRow="1" w:lastRow="0" w:firstColumn="0" w:lastColumn="0" w:oddVBand="0" w:evenVBand="0" w:oddHBand="0" w:evenHBand="0" w:firstRowFirstColumn="0" w:firstRowLastColumn="0" w:lastRowFirstColumn="0" w:lastRowLastColumn="0"/>
          <w:trHeight w:val="260"/>
        </w:trPr>
        <w:tc>
          <w:tcPr>
            <w:tcW w:w="2718" w:type="dxa"/>
          </w:tcPr>
          <w:p w14:paraId="4C281245" w14:textId="727F1236" w:rsidR="000B33EE" w:rsidRPr="00D042E9" w:rsidRDefault="000B33EE" w:rsidP="000B33EE">
            <w:pPr>
              <w:jc w:val="center"/>
              <w:rPr>
                <w:rFonts w:ascii="Arial" w:hAnsi="Arial" w:cs="Arial"/>
                <w:sz w:val="22"/>
                <w:szCs w:val="22"/>
              </w:rPr>
            </w:pPr>
            <w:r w:rsidRPr="00D042E9">
              <w:rPr>
                <w:rFonts w:ascii="Arial" w:hAnsi="Arial" w:cs="Arial"/>
                <w:sz w:val="22"/>
                <w:szCs w:val="22"/>
              </w:rPr>
              <w:t>Board</w:t>
            </w:r>
          </w:p>
        </w:tc>
        <w:tc>
          <w:tcPr>
            <w:tcW w:w="1638" w:type="dxa"/>
          </w:tcPr>
          <w:p w14:paraId="2DE77E3E" w14:textId="24E2B6D6" w:rsidR="000B33EE" w:rsidRPr="00D042E9" w:rsidRDefault="000B33EE" w:rsidP="000B33EE">
            <w:pPr>
              <w:jc w:val="center"/>
              <w:rPr>
                <w:rFonts w:ascii="Arial" w:hAnsi="Arial" w:cs="Arial"/>
                <w:sz w:val="22"/>
                <w:szCs w:val="22"/>
              </w:rPr>
            </w:pPr>
            <w:r w:rsidRPr="00D042E9">
              <w:rPr>
                <w:rFonts w:ascii="Arial" w:hAnsi="Arial" w:cs="Arial"/>
                <w:sz w:val="22"/>
                <w:szCs w:val="22"/>
              </w:rPr>
              <w:t>Examples</w:t>
            </w:r>
          </w:p>
        </w:tc>
        <w:tc>
          <w:tcPr>
            <w:tcW w:w="1872" w:type="dxa"/>
          </w:tcPr>
          <w:p w14:paraId="24E2EEEF" w14:textId="288CFC19" w:rsidR="000B33EE" w:rsidRPr="00D042E9" w:rsidRDefault="000B33EE" w:rsidP="000B33EE">
            <w:pPr>
              <w:jc w:val="center"/>
              <w:rPr>
                <w:rFonts w:ascii="Arial" w:hAnsi="Arial" w:cs="Arial"/>
                <w:sz w:val="22"/>
                <w:szCs w:val="22"/>
              </w:rPr>
            </w:pPr>
            <w:r w:rsidRPr="00D042E9">
              <w:rPr>
                <w:rFonts w:ascii="Arial" w:hAnsi="Arial" w:cs="Arial"/>
                <w:sz w:val="22"/>
                <w:szCs w:val="22"/>
              </w:rPr>
              <w:t>Applications</w:t>
            </w:r>
          </w:p>
        </w:tc>
        <w:tc>
          <w:tcPr>
            <w:tcW w:w="1980" w:type="dxa"/>
          </w:tcPr>
          <w:p w14:paraId="30F51B92" w14:textId="43B00214" w:rsidR="000B33EE" w:rsidRPr="00D042E9" w:rsidRDefault="000B33EE" w:rsidP="000B33EE">
            <w:pPr>
              <w:jc w:val="center"/>
              <w:rPr>
                <w:rFonts w:ascii="Arial" w:hAnsi="Arial" w:cs="Arial"/>
                <w:sz w:val="22"/>
                <w:szCs w:val="22"/>
              </w:rPr>
            </w:pPr>
            <w:r w:rsidRPr="00D042E9">
              <w:rPr>
                <w:rFonts w:ascii="Arial" w:hAnsi="Arial" w:cs="Arial"/>
                <w:sz w:val="22"/>
                <w:szCs w:val="22"/>
              </w:rPr>
              <w:t>Demonstration</w:t>
            </w:r>
          </w:p>
        </w:tc>
      </w:tr>
      <w:tr w:rsidR="00CC7DBC" w14:paraId="38E3F36D" w14:textId="77777777" w:rsidTr="00CC7DBC">
        <w:trPr>
          <w:cnfStyle w:val="000000100000" w:firstRow="0" w:lastRow="0" w:firstColumn="0" w:lastColumn="0" w:oddVBand="0" w:evenVBand="0" w:oddHBand="1" w:evenHBand="0" w:firstRowFirstColumn="0" w:firstRowLastColumn="0" w:lastRowFirstColumn="0" w:lastRowLastColumn="0"/>
          <w:trHeight w:val="260"/>
        </w:trPr>
        <w:tc>
          <w:tcPr>
            <w:tcW w:w="2718" w:type="dxa"/>
          </w:tcPr>
          <w:p w14:paraId="1359C952" w14:textId="41EFA73A" w:rsidR="00CC7DBC" w:rsidRDefault="00CC7DBC" w:rsidP="00CC7DBC">
            <w:pPr>
              <w:jc w:val="both"/>
              <w:rPr>
                <w:rFonts w:ascii="Arial" w:hAnsi="Arial" w:cs="Arial"/>
                <w:sz w:val="22"/>
                <w:szCs w:val="22"/>
              </w:rPr>
            </w:pPr>
            <w:r>
              <w:rPr>
                <w:rFonts w:ascii="Arial" w:hAnsi="Arial" w:cs="Arial"/>
                <w:sz w:val="22"/>
                <w:szCs w:val="22"/>
              </w:rPr>
              <w:t>STM32303C</w:t>
            </w:r>
            <w:r w:rsidRPr="00184F5C">
              <w:rPr>
                <w:rFonts w:ascii="Arial" w:hAnsi="Arial" w:cs="Arial"/>
                <w:sz w:val="22"/>
                <w:szCs w:val="22"/>
              </w:rPr>
              <w:t>_EVAL</w:t>
            </w:r>
          </w:p>
        </w:tc>
        <w:tc>
          <w:tcPr>
            <w:tcW w:w="1638" w:type="dxa"/>
          </w:tcPr>
          <w:p w14:paraId="768D18AA" w14:textId="22639FA2" w:rsidR="00CC7DBC" w:rsidRDefault="00EE7040" w:rsidP="00CC7DBC">
            <w:pPr>
              <w:jc w:val="center"/>
              <w:rPr>
                <w:rFonts w:ascii="Arial" w:hAnsi="Arial" w:cs="Arial"/>
                <w:sz w:val="22"/>
                <w:szCs w:val="22"/>
              </w:rPr>
            </w:pPr>
            <w:r>
              <w:rPr>
                <w:rFonts w:ascii="Arial" w:hAnsi="Arial" w:cs="Arial"/>
                <w:sz w:val="22"/>
                <w:szCs w:val="22"/>
              </w:rPr>
              <w:t>54</w:t>
            </w:r>
          </w:p>
        </w:tc>
        <w:tc>
          <w:tcPr>
            <w:tcW w:w="1872" w:type="dxa"/>
          </w:tcPr>
          <w:p w14:paraId="1DF835B5" w14:textId="7F7505B2" w:rsidR="00CC7DBC" w:rsidRDefault="00EE7040" w:rsidP="00CC7DBC">
            <w:pPr>
              <w:jc w:val="center"/>
              <w:rPr>
                <w:rFonts w:ascii="Arial" w:hAnsi="Arial" w:cs="Arial"/>
                <w:sz w:val="22"/>
                <w:szCs w:val="22"/>
              </w:rPr>
            </w:pPr>
            <w:r>
              <w:rPr>
                <w:rFonts w:ascii="Arial" w:hAnsi="Arial" w:cs="Arial"/>
                <w:sz w:val="22"/>
                <w:szCs w:val="22"/>
              </w:rPr>
              <w:t>15</w:t>
            </w:r>
          </w:p>
        </w:tc>
        <w:tc>
          <w:tcPr>
            <w:tcW w:w="1980" w:type="dxa"/>
          </w:tcPr>
          <w:p w14:paraId="563135A6" w14:textId="03C9FB52" w:rsidR="00CC7DBC" w:rsidRDefault="002F6389" w:rsidP="00CC7DBC">
            <w:pPr>
              <w:jc w:val="center"/>
              <w:rPr>
                <w:rFonts w:ascii="Arial" w:hAnsi="Arial" w:cs="Arial"/>
                <w:sz w:val="22"/>
                <w:szCs w:val="22"/>
              </w:rPr>
            </w:pPr>
            <w:r>
              <w:rPr>
                <w:rFonts w:ascii="Arial" w:hAnsi="Arial" w:cs="Arial"/>
                <w:sz w:val="22"/>
                <w:szCs w:val="22"/>
              </w:rPr>
              <w:t>N/A</w:t>
            </w:r>
          </w:p>
        </w:tc>
      </w:tr>
      <w:tr w:rsidR="00CC7DBC" w14:paraId="6BDBB6E5" w14:textId="77777777" w:rsidTr="00CC7DBC">
        <w:trPr>
          <w:cnfStyle w:val="000000010000" w:firstRow="0" w:lastRow="0" w:firstColumn="0" w:lastColumn="0" w:oddVBand="0" w:evenVBand="0" w:oddHBand="0" w:evenHBand="1" w:firstRowFirstColumn="0" w:firstRowLastColumn="0" w:lastRowFirstColumn="0" w:lastRowLastColumn="0"/>
          <w:trHeight w:val="260"/>
        </w:trPr>
        <w:tc>
          <w:tcPr>
            <w:tcW w:w="2718" w:type="dxa"/>
          </w:tcPr>
          <w:p w14:paraId="1BFE7970" w14:textId="1DE601B3" w:rsidR="00CC7DBC" w:rsidRDefault="00CC7DBC" w:rsidP="00CC7DBC">
            <w:pPr>
              <w:jc w:val="both"/>
              <w:rPr>
                <w:rFonts w:ascii="Arial" w:hAnsi="Arial" w:cs="Arial"/>
                <w:sz w:val="22"/>
                <w:szCs w:val="22"/>
              </w:rPr>
            </w:pPr>
            <w:r>
              <w:rPr>
                <w:rFonts w:ascii="Arial" w:hAnsi="Arial" w:cs="Arial"/>
                <w:sz w:val="22"/>
                <w:szCs w:val="22"/>
              </w:rPr>
              <w:t>STM32373C</w:t>
            </w:r>
            <w:r w:rsidRPr="00184F5C">
              <w:rPr>
                <w:rFonts w:ascii="Arial" w:hAnsi="Arial" w:cs="Arial"/>
                <w:sz w:val="22"/>
                <w:szCs w:val="22"/>
              </w:rPr>
              <w:t>_EVAL</w:t>
            </w:r>
          </w:p>
        </w:tc>
        <w:tc>
          <w:tcPr>
            <w:tcW w:w="1638" w:type="dxa"/>
          </w:tcPr>
          <w:p w14:paraId="0C857331" w14:textId="6091FD6C" w:rsidR="00CC7DBC" w:rsidRDefault="00EE7040" w:rsidP="00CC7DBC">
            <w:pPr>
              <w:jc w:val="center"/>
              <w:rPr>
                <w:rFonts w:ascii="Arial" w:hAnsi="Arial" w:cs="Arial"/>
                <w:sz w:val="22"/>
                <w:szCs w:val="22"/>
              </w:rPr>
            </w:pPr>
            <w:r>
              <w:rPr>
                <w:rFonts w:ascii="Arial" w:hAnsi="Arial" w:cs="Arial"/>
                <w:sz w:val="22"/>
                <w:szCs w:val="22"/>
              </w:rPr>
              <w:t>40</w:t>
            </w:r>
          </w:p>
        </w:tc>
        <w:tc>
          <w:tcPr>
            <w:tcW w:w="1872" w:type="dxa"/>
          </w:tcPr>
          <w:p w14:paraId="76A0C66F" w14:textId="520CB64E" w:rsidR="00CC7DBC" w:rsidRDefault="00EE7040" w:rsidP="00CC7DBC">
            <w:pPr>
              <w:jc w:val="center"/>
              <w:rPr>
                <w:rFonts w:ascii="Arial" w:hAnsi="Arial" w:cs="Arial"/>
                <w:sz w:val="22"/>
                <w:szCs w:val="22"/>
              </w:rPr>
            </w:pPr>
            <w:r>
              <w:rPr>
                <w:rFonts w:ascii="Arial" w:hAnsi="Arial" w:cs="Arial"/>
                <w:sz w:val="22"/>
                <w:szCs w:val="22"/>
              </w:rPr>
              <w:t>15</w:t>
            </w:r>
          </w:p>
        </w:tc>
        <w:tc>
          <w:tcPr>
            <w:tcW w:w="1980" w:type="dxa"/>
          </w:tcPr>
          <w:p w14:paraId="10E993E7" w14:textId="03145B9B" w:rsidR="00CC7DBC" w:rsidRDefault="002F6389" w:rsidP="00CC7DBC">
            <w:pPr>
              <w:jc w:val="center"/>
              <w:rPr>
                <w:rFonts w:ascii="Arial" w:hAnsi="Arial" w:cs="Arial"/>
                <w:sz w:val="22"/>
                <w:szCs w:val="22"/>
              </w:rPr>
            </w:pPr>
            <w:r>
              <w:rPr>
                <w:rFonts w:ascii="Arial" w:hAnsi="Arial" w:cs="Arial"/>
                <w:sz w:val="22"/>
                <w:szCs w:val="22"/>
              </w:rPr>
              <w:t>N/A</w:t>
            </w:r>
          </w:p>
        </w:tc>
      </w:tr>
      <w:tr w:rsidR="00CC7DBC" w14:paraId="64D89C61" w14:textId="77777777" w:rsidTr="00CC7DBC">
        <w:trPr>
          <w:cnfStyle w:val="000000100000" w:firstRow="0" w:lastRow="0" w:firstColumn="0" w:lastColumn="0" w:oddVBand="0" w:evenVBand="0" w:oddHBand="1" w:evenHBand="0" w:firstRowFirstColumn="0" w:firstRowLastColumn="0" w:lastRowFirstColumn="0" w:lastRowLastColumn="0"/>
          <w:trHeight w:val="260"/>
        </w:trPr>
        <w:tc>
          <w:tcPr>
            <w:tcW w:w="2718" w:type="dxa"/>
          </w:tcPr>
          <w:p w14:paraId="67044EF3" w14:textId="131E1C36" w:rsidR="00CC7DBC" w:rsidRDefault="00CC7DBC" w:rsidP="00CC7DBC">
            <w:pPr>
              <w:jc w:val="both"/>
              <w:rPr>
                <w:rFonts w:ascii="Arial" w:hAnsi="Arial" w:cs="Arial"/>
                <w:sz w:val="22"/>
                <w:szCs w:val="22"/>
              </w:rPr>
            </w:pPr>
            <w:r>
              <w:rPr>
                <w:rFonts w:ascii="Arial" w:hAnsi="Arial" w:cs="Arial"/>
                <w:sz w:val="22"/>
                <w:szCs w:val="22"/>
              </w:rPr>
              <w:t>STM32F3-Discovery</w:t>
            </w:r>
          </w:p>
        </w:tc>
        <w:tc>
          <w:tcPr>
            <w:tcW w:w="1638" w:type="dxa"/>
          </w:tcPr>
          <w:p w14:paraId="2B559F5D" w14:textId="121491C7" w:rsidR="00CC7DBC" w:rsidRDefault="00EE7040" w:rsidP="00CC7DBC">
            <w:pPr>
              <w:jc w:val="center"/>
              <w:rPr>
                <w:rFonts w:ascii="Arial" w:hAnsi="Arial" w:cs="Arial"/>
                <w:sz w:val="22"/>
                <w:szCs w:val="22"/>
              </w:rPr>
            </w:pPr>
            <w:r>
              <w:rPr>
                <w:rFonts w:ascii="Arial" w:hAnsi="Arial" w:cs="Arial"/>
                <w:sz w:val="22"/>
                <w:szCs w:val="22"/>
              </w:rPr>
              <w:t>38</w:t>
            </w:r>
          </w:p>
        </w:tc>
        <w:tc>
          <w:tcPr>
            <w:tcW w:w="1872" w:type="dxa"/>
          </w:tcPr>
          <w:p w14:paraId="0ECF7985" w14:textId="254007B3" w:rsidR="00CC7DBC" w:rsidRDefault="00EE7040" w:rsidP="00CC7DBC">
            <w:pPr>
              <w:jc w:val="center"/>
              <w:rPr>
                <w:rFonts w:ascii="Arial" w:hAnsi="Arial" w:cs="Arial"/>
                <w:sz w:val="22"/>
                <w:szCs w:val="22"/>
              </w:rPr>
            </w:pPr>
            <w:r>
              <w:rPr>
                <w:rFonts w:ascii="Arial" w:hAnsi="Arial" w:cs="Arial"/>
                <w:sz w:val="22"/>
                <w:szCs w:val="22"/>
              </w:rPr>
              <w:t>3</w:t>
            </w:r>
          </w:p>
        </w:tc>
        <w:tc>
          <w:tcPr>
            <w:tcW w:w="1980" w:type="dxa"/>
          </w:tcPr>
          <w:p w14:paraId="4875A8C6" w14:textId="05E0A5AE" w:rsidR="00CC7DBC" w:rsidRDefault="00CC7DBC" w:rsidP="00CC7DBC">
            <w:pPr>
              <w:jc w:val="center"/>
              <w:rPr>
                <w:rFonts w:ascii="Arial" w:hAnsi="Arial" w:cs="Arial"/>
                <w:sz w:val="22"/>
                <w:szCs w:val="22"/>
              </w:rPr>
            </w:pPr>
            <w:r>
              <w:rPr>
                <w:rFonts w:ascii="Arial" w:hAnsi="Arial" w:cs="Arial"/>
                <w:sz w:val="22"/>
                <w:szCs w:val="22"/>
              </w:rPr>
              <w:t>1</w:t>
            </w:r>
          </w:p>
        </w:tc>
      </w:tr>
      <w:tr w:rsidR="00EE7040" w14:paraId="6ABADD32" w14:textId="77777777" w:rsidTr="00CC7DBC">
        <w:trPr>
          <w:cnfStyle w:val="000000010000" w:firstRow="0" w:lastRow="0" w:firstColumn="0" w:lastColumn="0" w:oddVBand="0" w:evenVBand="0" w:oddHBand="0" w:evenHBand="1" w:firstRowFirstColumn="0" w:firstRowLastColumn="0" w:lastRowFirstColumn="0" w:lastRowLastColumn="0"/>
          <w:trHeight w:val="260"/>
        </w:trPr>
        <w:tc>
          <w:tcPr>
            <w:tcW w:w="2718" w:type="dxa"/>
          </w:tcPr>
          <w:p w14:paraId="7883C669" w14:textId="73C6C68C" w:rsidR="00EE7040" w:rsidRDefault="00EE7040" w:rsidP="00CC7DBC">
            <w:pPr>
              <w:jc w:val="both"/>
              <w:rPr>
                <w:rFonts w:ascii="Arial" w:hAnsi="Arial" w:cs="Arial"/>
                <w:sz w:val="22"/>
                <w:szCs w:val="22"/>
              </w:rPr>
            </w:pPr>
            <w:r>
              <w:rPr>
                <w:rFonts w:ascii="Arial" w:hAnsi="Arial" w:cs="Arial"/>
                <w:sz w:val="22"/>
                <w:szCs w:val="22"/>
              </w:rPr>
              <w:t>STM32F302R8-Nucleo</w:t>
            </w:r>
          </w:p>
        </w:tc>
        <w:tc>
          <w:tcPr>
            <w:tcW w:w="1638" w:type="dxa"/>
          </w:tcPr>
          <w:p w14:paraId="725FAB9F" w14:textId="2BBBEEFC" w:rsidR="00EE7040" w:rsidRDefault="00EE7040" w:rsidP="00CC7DBC">
            <w:pPr>
              <w:jc w:val="center"/>
              <w:rPr>
                <w:rFonts w:ascii="Arial" w:hAnsi="Arial" w:cs="Arial"/>
                <w:sz w:val="22"/>
                <w:szCs w:val="22"/>
              </w:rPr>
            </w:pPr>
            <w:r>
              <w:rPr>
                <w:rFonts w:ascii="Arial" w:hAnsi="Arial" w:cs="Arial"/>
                <w:sz w:val="22"/>
                <w:szCs w:val="22"/>
              </w:rPr>
              <w:t>27</w:t>
            </w:r>
          </w:p>
        </w:tc>
        <w:tc>
          <w:tcPr>
            <w:tcW w:w="1872" w:type="dxa"/>
          </w:tcPr>
          <w:p w14:paraId="5B47DEBB" w14:textId="467E07DC" w:rsidR="00EE7040" w:rsidRDefault="002F4D92" w:rsidP="00CC7DBC">
            <w:pPr>
              <w:jc w:val="center"/>
              <w:rPr>
                <w:rFonts w:ascii="Arial" w:hAnsi="Arial" w:cs="Arial"/>
                <w:sz w:val="22"/>
                <w:szCs w:val="22"/>
              </w:rPr>
            </w:pPr>
            <w:r>
              <w:rPr>
                <w:rFonts w:ascii="Arial" w:hAnsi="Arial" w:cs="Arial"/>
                <w:sz w:val="22"/>
                <w:szCs w:val="22"/>
              </w:rPr>
              <w:t>3</w:t>
            </w:r>
          </w:p>
        </w:tc>
        <w:tc>
          <w:tcPr>
            <w:tcW w:w="1980" w:type="dxa"/>
          </w:tcPr>
          <w:p w14:paraId="6F38A265" w14:textId="221A07CD" w:rsidR="00EE7040" w:rsidRDefault="00EE7040" w:rsidP="00CC7DBC">
            <w:pPr>
              <w:jc w:val="center"/>
              <w:rPr>
                <w:rFonts w:ascii="Arial" w:hAnsi="Arial" w:cs="Arial"/>
                <w:sz w:val="22"/>
                <w:szCs w:val="22"/>
              </w:rPr>
            </w:pPr>
            <w:r>
              <w:rPr>
                <w:rFonts w:ascii="Arial" w:hAnsi="Arial" w:cs="Arial"/>
                <w:sz w:val="22"/>
                <w:szCs w:val="22"/>
              </w:rPr>
              <w:t>1</w:t>
            </w:r>
          </w:p>
        </w:tc>
      </w:tr>
      <w:tr w:rsidR="00CC7DBC" w14:paraId="48BEEE24" w14:textId="77777777" w:rsidTr="00CC7DBC">
        <w:trPr>
          <w:cnfStyle w:val="000000100000" w:firstRow="0" w:lastRow="0" w:firstColumn="0" w:lastColumn="0" w:oddVBand="0" w:evenVBand="0" w:oddHBand="1" w:evenHBand="0" w:firstRowFirstColumn="0" w:firstRowLastColumn="0" w:lastRowFirstColumn="0" w:lastRowLastColumn="0"/>
          <w:trHeight w:val="260"/>
        </w:trPr>
        <w:tc>
          <w:tcPr>
            <w:tcW w:w="2718" w:type="dxa"/>
          </w:tcPr>
          <w:p w14:paraId="64F41705" w14:textId="297D532E" w:rsidR="00CC7DBC" w:rsidRDefault="00CC7DBC" w:rsidP="00CC7DBC">
            <w:pPr>
              <w:jc w:val="both"/>
              <w:rPr>
                <w:rFonts w:ascii="Arial" w:hAnsi="Arial" w:cs="Arial"/>
                <w:sz w:val="22"/>
                <w:szCs w:val="22"/>
              </w:rPr>
            </w:pPr>
            <w:r>
              <w:rPr>
                <w:rFonts w:ascii="Arial" w:hAnsi="Arial" w:cs="Arial"/>
                <w:sz w:val="22"/>
                <w:szCs w:val="22"/>
              </w:rPr>
              <w:t>STM32F3348-Discovery</w:t>
            </w:r>
          </w:p>
        </w:tc>
        <w:tc>
          <w:tcPr>
            <w:tcW w:w="1638" w:type="dxa"/>
          </w:tcPr>
          <w:p w14:paraId="0323F63C" w14:textId="68434518" w:rsidR="00CC7DBC" w:rsidRDefault="00EE7040" w:rsidP="00CC7DBC">
            <w:pPr>
              <w:jc w:val="center"/>
              <w:rPr>
                <w:rFonts w:ascii="Arial" w:hAnsi="Arial" w:cs="Arial"/>
                <w:sz w:val="22"/>
                <w:szCs w:val="22"/>
              </w:rPr>
            </w:pPr>
            <w:r>
              <w:rPr>
                <w:rFonts w:ascii="Arial" w:hAnsi="Arial" w:cs="Arial"/>
                <w:sz w:val="22"/>
                <w:szCs w:val="22"/>
              </w:rPr>
              <w:t>16</w:t>
            </w:r>
          </w:p>
        </w:tc>
        <w:tc>
          <w:tcPr>
            <w:tcW w:w="1872" w:type="dxa"/>
          </w:tcPr>
          <w:p w14:paraId="15A9FFFD" w14:textId="1777B95F" w:rsidR="00CC7DBC" w:rsidRDefault="00227D56" w:rsidP="00CC7DBC">
            <w:pPr>
              <w:jc w:val="center"/>
              <w:rPr>
                <w:rFonts w:ascii="Arial" w:hAnsi="Arial" w:cs="Arial"/>
                <w:sz w:val="22"/>
                <w:szCs w:val="22"/>
              </w:rPr>
            </w:pPr>
            <w:r>
              <w:rPr>
                <w:rFonts w:ascii="Arial" w:hAnsi="Arial" w:cs="Arial"/>
                <w:sz w:val="22"/>
                <w:szCs w:val="22"/>
              </w:rPr>
              <w:t>1</w:t>
            </w:r>
          </w:p>
        </w:tc>
        <w:tc>
          <w:tcPr>
            <w:tcW w:w="1980" w:type="dxa"/>
          </w:tcPr>
          <w:p w14:paraId="35CE5C7D" w14:textId="4E4090AD" w:rsidR="00CC7DBC" w:rsidRDefault="00CC7DBC" w:rsidP="00CC7DBC">
            <w:pPr>
              <w:jc w:val="center"/>
              <w:rPr>
                <w:rFonts w:ascii="Arial" w:hAnsi="Arial" w:cs="Arial"/>
                <w:sz w:val="22"/>
                <w:szCs w:val="22"/>
              </w:rPr>
            </w:pPr>
            <w:r>
              <w:rPr>
                <w:rFonts w:ascii="Arial" w:hAnsi="Arial" w:cs="Arial"/>
                <w:sz w:val="22"/>
                <w:szCs w:val="22"/>
              </w:rPr>
              <w:t>1</w:t>
            </w:r>
          </w:p>
        </w:tc>
      </w:tr>
      <w:tr w:rsidR="00CC7DBC" w14:paraId="76BE781C" w14:textId="77777777" w:rsidTr="00CC7DBC">
        <w:trPr>
          <w:cnfStyle w:val="000000010000" w:firstRow="0" w:lastRow="0" w:firstColumn="0" w:lastColumn="0" w:oddVBand="0" w:evenVBand="0" w:oddHBand="0" w:evenHBand="1" w:firstRowFirstColumn="0" w:firstRowLastColumn="0" w:lastRowFirstColumn="0" w:lastRowLastColumn="0"/>
          <w:trHeight w:val="260"/>
        </w:trPr>
        <w:tc>
          <w:tcPr>
            <w:tcW w:w="2718" w:type="dxa"/>
          </w:tcPr>
          <w:p w14:paraId="5FC2C6E6" w14:textId="659D739C" w:rsidR="00CC7DBC" w:rsidRDefault="00CC7DBC" w:rsidP="00CC7DBC">
            <w:pPr>
              <w:jc w:val="both"/>
              <w:rPr>
                <w:rFonts w:ascii="Arial" w:hAnsi="Arial" w:cs="Arial"/>
                <w:sz w:val="22"/>
                <w:szCs w:val="22"/>
              </w:rPr>
            </w:pPr>
            <w:r>
              <w:rPr>
                <w:rFonts w:ascii="Arial" w:hAnsi="Arial" w:cs="Arial"/>
                <w:sz w:val="22"/>
                <w:szCs w:val="22"/>
              </w:rPr>
              <w:t>STM32F334R8-Nucleo</w:t>
            </w:r>
          </w:p>
        </w:tc>
        <w:tc>
          <w:tcPr>
            <w:tcW w:w="1638" w:type="dxa"/>
          </w:tcPr>
          <w:p w14:paraId="4E554E01" w14:textId="0B41BEA5" w:rsidR="00CC7DBC" w:rsidRDefault="00EE7040" w:rsidP="00CC7DBC">
            <w:pPr>
              <w:jc w:val="center"/>
              <w:rPr>
                <w:rFonts w:ascii="Arial" w:hAnsi="Arial" w:cs="Arial"/>
                <w:sz w:val="22"/>
                <w:szCs w:val="22"/>
              </w:rPr>
            </w:pPr>
            <w:r>
              <w:rPr>
                <w:rFonts w:ascii="Arial" w:hAnsi="Arial" w:cs="Arial"/>
                <w:sz w:val="22"/>
                <w:szCs w:val="22"/>
              </w:rPr>
              <w:t>2</w:t>
            </w:r>
          </w:p>
        </w:tc>
        <w:tc>
          <w:tcPr>
            <w:tcW w:w="1872" w:type="dxa"/>
          </w:tcPr>
          <w:p w14:paraId="399E5E25" w14:textId="550DDF4E" w:rsidR="00CC7DBC" w:rsidRDefault="00EE7040" w:rsidP="00CC7DBC">
            <w:pPr>
              <w:jc w:val="center"/>
              <w:rPr>
                <w:rFonts w:ascii="Arial" w:hAnsi="Arial" w:cs="Arial"/>
                <w:sz w:val="22"/>
                <w:szCs w:val="22"/>
              </w:rPr>
            </w:pPr>
            <w:r>
              <w:rPr>
                <w:rFonts w:ascii="Arial" w:hAnsi="Arial" w:cs="Arial"/>
                <w:sz w:val="22"/>
                <w:szCs w:val="22"/>
              </w:rPr>
              <w:t>1</w:t>
            </w:r>
          </w:p>
        </w:tc>
        <w:tc>
          <w:tcPr>
            <w:tcW w:w="1980" w:type="dxa"/>
          </w:tcPr>
          <w:p w14:paraId="0B8E8CDC" w14:textId="4365FDD6" w:rsidR="00CC7DBC" w:rsidRDefault="00CC7DBC" w:rsidP="00CC7DBC">
            <w:pPr>
              <w:jc w:val="center"/>
              <w:rPr>
                <w:rFonts w:ascii="Arial" w:hAnsi="Arial" w:cs="Arial"/>
                <w:sz w:val="22"/>
                <w:szCs w:val="22"/>
              </w:rPr>
            </w:pPr>
            <w:r>
              <w:rPr>
                <w:rFonts w:ascii="Arial" w:hAnsi="Arial" w:cs="Arial"/>
                <w:sz w:val="22"/>
                <w:szCs w:val="22"/>
              </w:rPr>
              <w:t>1</w:t>
            </w:r>
          </w:p>
        </w:tc>
      </w:tr>
      <w:bookmarkEnd w:id="30"/>
      <w:bookmarkEnd w:id="31"/>
      <w:bookmarkEnd w:id="32"/>
    </w:tbl>
    <w:p w14:paraId="7158FA7B" w14:textId="77777777" w:rsidR="00ED65DA" w:rsidRDefault="00ED65DA" w:rsidP="00ED65DA">
      <w:pPr>
        <w:pStyle w:val="NoSpacing"/>
      </w:pPr>
    </w:p>
    <w:p w14:paraId="060562D7" w14:textId="77777777" w:rsidR="006405AA" w:rsidRDefault="006405AA">
      <w:pPr>
        <w:rPr>
          <w:rFonts w:ascii="Arial" w:hAnsi="Arial" w:cs="Arial"/>
          <w:b/>
          <w:bCs/>
          <w:sz w:val="36"/>
        </w:rPr>
      </w:pPr>
      <w:r>
        <w:br w:type="page"/>
      </w:r>
    </w:p>
    <w:p w14:paraId="4160A324" w14:textId="5041C3E7" w:rsidR="00394449" w:rsidRDefault="00F61F58" w:rsidP="00847E27">
      <w:pPr>
        <w:pStyle w:val="Heading10"/>
        <w:numPr>
          <w:ilvl w:val="0"/>
          <w:numId w:val="8"/>
        </w:numPr>
        <w:spacing w:before="100" w:beforeAutospacing="1" w:after="100" w:afterAutospacing="1"/>
        <w:ind w:left="539" w:hanging="539"/>
      </w:pPr>
      <w:bookmarkStart w:id="43" w:name="_Toc387237378"/>
      <w:r>
        <w:lastRenderedPageBreak/>
        <w:t>Getting started</w:t>
      </w:r>
      <w:bookmarkEnd w:id="43"/>
    </w:p>
    <w:p w14:paraId="17AD977E" w14:textId="77777777" w:rsidR="006405AA" w:rsidRPr="006405AA" w:rsidRDefault="006405AA" w:rsidP="006405AA"/>
    <w:p w14:paraId="3652D627" w14:textId="06FB1FFA" w:rsidR="00476862" w:rsidRPr="00476862" w:rsidRDefault="006405AA" w:rsidP="00847E27">
      <w:pPr>
        <w:pStyle w:val="Heading10"/>
        <w:numPr>
          <w:ilvl w:val="1"/>
          <w:numId w:val="8"/>
        </w:numPr>
        <w:spacing w:before="100" w:beforeAutospacing="1" w:after="100" w:afterAutospacing="1"/>
      </w:pPr>
      <w:bookmarkStart w:id="44" w:name="_Toc387237379"/>
      <w:r>
        <w:t>R</w:t>
      </w:r>
      <w:r w:rsidR="00E2250F">
        <w:t>un</w:t>
      </w:r>
      <w:r>
        <w:t>ning</w:t>
      </w:r>
      <w:r w:rsidR="00E2250F">
        <w:t xml:space="preserve"> your first example</w:t>
      </w:r>
      <w:bookmarkEnd w:id="44"/>
    </w:p>
    <w:p w14:paraId="78700CCB" w14:textId="2128641B" w:rsidR="00476862" w:rsidRPr="00F670C6" w:rsidRDefault="00F670C6" w:rsidP="00F670C6">
      <w:pPr>
        <w:jc w:val="both"/>
        <w:rPr>
          <w:rFonts w:ascii="Arial" w:hAnsi="Arial" w:cs="Arial"/>
          <w:sz w:val="22"/>
          <w:szCs w:val="22"/>
          <w:lang w:eastAsia="en-US"/>
        </w:rPr>
      </w:pPr>
      <w:r w:rsidRPr="00F670C6">
        <w:rPr>
          <w:rFonts w:ascii="Arial" w:hAnsi="Arial" w:cs="Arial"/>
          <w:sz w:val="22"/>
          <w:szCs w:val="22"/>
          <w:lang w:eastAsia="en-US"/>
        </w:rPr>
        <w:t xml:space="preserve">This section </w:t>
      </w:r>
      <w:r>
        <w:rPr>
          <w:rFonts w:ascii="Arial" w:hAnsi="Arial" w:cs="Arial"/>
          <w:sz w:val="22"/>
          <w:szCs w:val="22"/>
          <w:lang w:eastAsia="en-US"/>
        </w:rPr>
        <w:t>explains how simple is to run a first example within STM32Cube</w:t>
      </w:r>
      <w:r w:rsidR="00CC7DBC">
        <w:rPr>
          <w:rFonts w:ascii="Arial" w:hAnsi="Arial" w:cs="Arial"/>
          <w:sz w:val="22"/>
          <w:szCs w:val="22"/>
          <w:lang w:eastAsia="en-US"/>
        </w:rPr>
        <w:t>F3</w:t>
      </w:r>
      <w:r>
        <w:rPr>
          <w:rFonts w:ascii="Arial" w:hAnsi="Arial" w:cs="Arial"/>
          <w:sz w:val="22"/>
          <w:szCs w:val="22"/>
          <w:lang w:eastAsia="en-US"/>
        </w:rPr>
        <w:t>,</w:t>
      </w:r>
      <w:r w:rsidR="006405AA">
        <w:rPr>
          <w:rFonts w:ascii="Arial" w:hAnsi="Arial" w:cs="Arial"/>
          <w:sz w:val="22"/>
          <w:szCs w:val="22"/>
          <w:lang w:eastAsia="en-US"/>
        </w:rPr>
        <w:t xml:space="preserve"> using as illustration </w:t>
      </w:r>
      <w:r w:rsidR="0078152E">
        <w:rPr>
          <w:rFonts w:ascii="Arial" w:hAnsi="Arial" w:cs="Arial"/>
          <w:sz w:val="22"/>
          <w:szCs w:val="22"/>
          <w:lang w:eastAsia="en-US"/>
        </w:rPr>
        <w:t>the generation of</w:t>
      </w:r>
      <w:r w:rsidR="006405AA">
        <w:rPr>
          <w:rFonts w:ascii="Arial" w:hAnsi="Arial" w:cs="Arial"/>
          <w:sz w:val="22"/>
          <w:szCs w:val="22"/>
          <w:lang w:eastAsia="en-US"/>
        </w:rPr>
        <w:t xml:space="preserve"> a simple LED toggle </w:t>
      </w:r>
      <w:r w:rsidR="00BF33D7">
        <w:rPr>
          <w:rFonts w:ascii="Arial" w:hAnsi="Arial" w:cs="Arial"/>
          <w:sz w:val="22"/>
          <w:szCs w:val="22"/>
          <w:lang w:eastAsia="en-US"/>
        </w:rPr>
        <w:t xml:space="preserve">running on </w:t>
      </w:r>
      <w:r w:rsidRPr="00F670C6">
        <w:rPr>
          <w:rFonts w:ascii="Arial" w:hAnsi="Arial" w:cs="Arial"/>
          <w:sz w:val="22"/>
          <w:szCs w:val="22"/>
          <w:lang w:eastAsia="en-US"/>
        </w:rPr>
        <w:t>STM32</w:t>
      </w:r>
      <w:r w:rsidR="006405AA">
        <w:rPr>
          <w:rFonts w:ascii="Arial" w:hAnsi="Arial" w:cs="Arial"/>
          <w:sz w:val="22"/>
          <w:szCs w:val="22"/>
          <w:lang w:eastAsia="en-US"/>
        </w:rPr>
        <w:t xml:space="preserve">F302R8 </w:t>
      </w:r>
      <w:proofErr w:type="spellStart"/>
      <w:r w:rsidR="006405AA">
        <w:rPr>
          <w:rFonts w:ascii="Arial" w:hAnsi="Arial" w:cs="Arial"/>
          <w:sz w:val="22"/>
          <w:szCs w:val="22"/>
          <w:lang w:eastAsia="en-US"/>
        </w:rPr>
        <w:t>Nucleo</w:t>
      </w:r>
      <w:proofErr w:type="spellEnd"/>
      <w:r w:rsidR="00BF33D7">
        <w:rPr>
          <w:rFonts w:ascii="Arial" w:hAnsi="Arial" w:cs="Arial"/>
          <w:sz w:val="22"/>
          <w:szCs w:val="22"/>
          <w:lang w:eastAsia="en-US"/>
        </w:rPr>
        <w:t xml:space="preserve"> board</w:t>
      </w:r>
      <w:r w:rsidR="00252CE7">
        <w:rPr>
          <w:rFonts w:ascii="Arial" w:hAnsi="Arial" w:cs="Arial"/>
          <w:sz w:val="22"/>
          <w:szCs w:val="22"/>
          <w:lang w:eastAsia="en-US"/>
        </w:rPr>
        <w:t>:</w:t>
      </w:r>
    </w:p>
    <w:p w14:paraId="7C5075FB" w14:textId="504A2C5C" w:rsidR="00F670C6" w:rsidRDefault="006405AA" w:rsidP="00847E27">
      <w:pPr>
        <w:pStyle w:val="ListParagraph"/>
        <w:numPr>
          <w:ilvl w:val="0"/>
          <w:numId w:val="14"/>
        </w:numPr>
        <w:jc w:val="both"/>
        <w:rPr>
          <w:rFonts w:ascii="Arial" w:hAnsi="Arial" w:cs="Arial"/>
          <w:sz w:val="22"/>
          <w:szCs w:val="22"/>
          <w:lang w:eastAsia="en-US"/>
        </w:rPr>
      </w:pPr>
      <w:r>
        <w:rPr>
          <w:rFonts w:ascii="Arial" w:hAnsi="Arial" w:cs="Arial"/>
          <w:sz w:val="22"/>
          <w:szCs w:val="22"/>
          <w:lang w:eastAsia="en-US"/>
        </w:rPr>
        <w:t>Download</w:t>
      </w:r>
      <w:r w:rsidR="00F670C6">
        <w:rPr>
          <w:rFonts w:ascii="Arial" w:hAnsi="Arial" w:cs="Arial"/>
          <w:sz w:val="22"/>
          <w:szCs w:val="22"/>
          <w:lang w:eastAsia="en-US"/>
        </w:rPr>
        <w:t xml:space="preserve"> the STM32Cube</w:t>
      </w:r>
      <w:r w:rsidR="00A870E5">
        <w:rPr>
          <w:rFonts w:ascii="Arial" w:hAnsi="Arial" w:cs="Arial"/>
          <w:sz w:val="22"/>
          <w:szCs w:val="22"/>
          <w:lang w:eastAsia="en-US"/>
        </w:rPr>
        <w:t>F</w:t>
      </w:r>
      <w:r w:rsidR="00CC7DBC">
        <w:rPr>
          <w:rFonts w:ascii="Arial" w:hAnsi="Arial" w:cs="Arial"/>
          <w:sz w:val="22"/>
          <w:szCs w:val="22"/>
          <w:lang w:eastAsia="en-US"/>
        </w:rPr>
        <w:t>3</w:t>
      </w:r>
      <w:r w:rsidR="00F670C6">
        <w:rPr>
          <w:rFonts w:ascii="Arial" w:hAnsi="Arial" w:cs="Arial"/>
          <w:sz w:val="22"/>
          <w:szCs w:val="22"/>
          <w:lang w:eastAsia="en-US"/>
        </w:rPr>
        <w:t xml:space="preserve"> </w:t>
      </w:r>
      <w:r>
        <w:rPr>
          <w:rFonts w:ascii="Arial" w:hAnsi="Arial" w:cs="Arial"/>
          <w:sz w:val="22"/>
          <w:szCs w:val="22"/>
          <w:lang w:eastAsia="en-US"/>
        </w:rPr>
        <w:t>firmware</w:t>
      </w:r>
      <w:r w:rsidR="00F670C6" w:rsidRPr="00F670C6">
        <w:rPr>
          <w:rFonts w:ascii="Arial" w:hAnsi="Arial" w:cs="Arial"/>
          <w:sz w:val="22"/>
          <w:szCs w:val="22"/>
          <w:lang w:eastAsia="en-US"/>
        </w:rPr>
        <w:t xml:space="preserve"> package</w:t>
      </w:r>
      <w:r>
        <w:rPr>
          <w:rFonts w:ascii="Arial" w:hAnsi="Arial" w:cs="Arial"/>
          <w:sz w:val="22"/>
          <w:szCs w:val="22"/>
          <w:lang w:eastAsia="en-US"/>
        </w:rPr>
        <w:t>. U</w:t>
      </w:r>
      <w:r w:rsidR="00F670C6">
        <w:rPr>
          <w:rFonts w:ascii="Arial" w:hAnsi="Arial" w:cs="Arial"/>
          <w:sz w:val="22"/>
          <w:szCs w:val="22"/>
          <w:lang w:eastAsia="en-US"/>
        </w:rPr>
        <w:t>nzip it</w:t>
      </w:r>
      <w:r w:rsidR="00F670C6" w:rsidRPr="00F670C6">
        <w:rPr>
          <w:rFonts w:ascii="Arial" w:hAnsi="Arial" w:cs="Arial"/>
          <w:sz w:val="22"/>
          <w:szCs w:val="22"/>
          <w:lang w:eastAsia="en-US"/>
        </w:rPr>
        <w:t xml:space="preserve"> into a directory of your choice</w:t>
      </w:r>
      <w:r>
        <w:rPr>
          <w:rFonts w:ascii="Arial" w:hAnsi="Arial" w:cs="Arial"/>
          <w:sz w:val="22"/>
          <w:szCs w:val="22"/>
          <w:lang w:eastAsia="en-US"/>
        </w:rPr>
        <w:t xml:space="preserve">. Make sure not to modify </w:t>
      </w:r>
      <w:r w:rsidR="00F670C6" w:rsidRPr="00F670C6">
        <w:rPr>
          <w:rFonts w:ascii="Arial" w:hAnsi="Arial" w:cs="Arial"/>
          <w:sz w:val="22"/>
          <w:szCs w:val="22"/>
          <w:lang w:eastAsia="en-US"/>
        </w:rPr>
        <w:t xml:space="preserve">the package structure </w:t>
      </w:r>
      <w:r>
        <w:rPr>
          <w:rFonts w:ascii="Arial" w:hAnsi="Arial" w:cs="Arial"/>
          <w:sz w:val="22"/>
          <w:szCs w:val="22"/>
          <w:lang w:eastAsia="en-US"/>
        </w:rPr>
        <w:t>shown in Figure 4</w:t>
      </w:r>
      <w:r w:rsidR="00420855">
        <w:rPr>
          <w:rFonts w:ascii="Arial" w:hAnsi="Arial" w:cs="Arial"/>
          <w:sz w:val="22"/>
          <w:szCs w:val="22"/>
          <w:lang w:eastAsia="en-US"/>
        </w:rPr>
        <w:t xml:space="preserve"> above). </w:t>
      </w:r>
      <w:r>
        <w:rPr>
          <w:rFonts w:ascii="Arial" w:hAnsi="Arial" w:cs="Arial"/>
          <w:sz w:val="22"/>
          <w:szCs w:val="22"/>
          <w:lang w:eastAsia="en-US"/>
        </w:rPr>
        <w:t>Note that it</w:t>
      </w:r>
      <w:r w:rsidR="00420855">
        <w:rPr>
          <w:rFonts w:ascii="Arial" w:hAnsi="Arial" w:cs="Arial"/>
          <w:sz w:val="22"/>
          <w:szCs w:val="22"/>
          <w:lang w:eastAsia="en-US"/>
        </w:rPr>
        <w:t xml:space="preserve"> is also recommended to copy the package at a location close to your root volume (i.e. C\</w:t>
      </w:r>
      <w:proofErr w:type="spellStart"/>
      <w:r w:rsidR="00420855">
        <w:rPr>
          <w:rFonts w:ascii="Arial" w:hAnsi="Arial" w:cs="Arial"/>
          <w:sz w:val="22"/>
          <w:szCs w:val="22"/>
          <w:lang w:eastAsia="en-US"/>
        </w:rPr>
        <w:t>Eval</w:t>
      </w:r>
      <w:proofErr w:type="spellEnd"/>
      <w:r w:rsidR="00420855">
        <w:rPr>
          <w:rFonts w:ascii="Arial" w:hAnsi="Arial" w:cs="Arial"/>
          <w:sz w:val="22"/>
          <w:szCs w:val="22"/>
          <w:lang w:eastAsia="en-US"/>
        </w:rPr>
        <w:t xml:space="preserve"> or G:\Tests) because some IDEs encounter problems when Path length is too high.</w:t>
      </w:r>
    </w:p>
    <w:p w14:paraId="54BFE7F2" w14:textId="0C743C0D" w:rsidR="00BF33D7" w:rsidRDefault="00F670C6" w:rsidP="00847E27">
      <w:pPr>
        <w:pStyle w:val="ListParagraph"/>
        <w:numPr>
          <w:ilvl w:val="0"/>
          <w:numId w:val="14"/>
        </w:numPr>
        <w:jc w:val="both"/>
        <w:rPr>
          <w:rFonts w:ascii="Arial" w:hAnsi="Arial" w:cs="Arial"/>
          <w:sz w:val="22"/>
          <w:szCs w:val="22"/>
          <w:lang w:eastAsia="en-US"/>
        </w:rPr>
      </w:pPr>
      <w:r w:rsidRPr="00F670C6">
        <w:rPr>
          <w:rFonts w:ascii="Arial" w:hAnsi="Arial" w:cs="Arial"/>
          <w:sz w:val="22"/>
          <w:szCs w:val="22"/>
          <w:lang w:eastAsia="en-US"/>
        </w:rPr>
        <w:t>Browse to \Projects</w:t>
      </w:r>
      <w:r>
        <w:rPr>
          <w:rFonts w:ascii="Arial" w:hAnsi="Arial" w:cs="Arial"/>
          <w:sz w:val="22"/>
          <w:szCs w:val="22"/>
          <w:lang w:eastAsia="en-US"/>
        </w:rPr>
        <w:t>\</w:t>
      </w:r>
      <w:r w:rsidRPr="00F670C6">
        <w:rPr>
          <w:rFonts w:ascii="Arial" w:hAnsi="Arial" w:cs="Arial"/>
          <w:sz w:val="22"/>
          <w:szCs w:val="22"/>
          <w:lang w:eastAsia="en-US"/>
        </w:rPr>
        <w:t>STM32</w:t>
      </w:r>
      <w:r w:rsidR="006405AA">
        <w:rPr>
          <w:rFonts w:ascii="Arial" w:hAnsi="Arial" w:cs="Arial"/>
          <w:sz w:val="22"/>
          <w:szCs w:val="22"/>
          <w:lang w:eastAsia="en-US"/>
        </w:rPr>
        <w:t>F302R8-Nucleo</w:t>
      </w:r>
      <w:r w:rsidR="00205AE4">
        <w:rPr>
          <w:rFonts w:ascii="Arial" w:hAnsi="Arial" w:cs="Arial"/>
          <w:sz w:val="22"/>
          <w:szCs w:val="22"/>
          <w:lang w:eastAsia="en-US"/>
        </w:rPr>
        <w:t>\Examples</w:t>
      </w:r>
    </w:p>
    <w:p w14:paraId="1BE0FEE7" w14:textId="72824DA4" w:rsidR="00BF33D7" w:rsidRDefault="00BF33D7" w:rsidP="00847E27">
      <w:pPr>
        <w:pStyle w:val="ListParagraph"/>
        <w:numPr>
          <w:ilvl w:val="0"/>
          <w:numId w:val="14"/>
        </w:numPr>
        <w:jc w:val="both"/>
        <w:rPr>
          <w:rFonts w:ascii="Arial" w:hAnsi="Arial" w:cs="Arial"/>
          <w:sz w:val="22"/>
          <w:szCs w:val="22"/>
          <w:lang w:eastAsia="en-US"/>
        </w:rPr>
      </w:pPr>
      <w:r>
        <w:rPr>
          <w:rFonts w:ascii="Arial" w:hAnsi="Arial" w:cs="Arial"/>
          <w:sz w:val="22"/>
          <w:szCs w:val="22"/>
          <w:lang w:eastAsia="en-US"/>
        </w:rPr>
        <w:t>Open \GPIO, then \</w:t>
      </w:r>
      <w:r w:rsidRPr="00BF33D7">
        <w:rPr>
          <w:rFonts w:ascii="Arial" w:hAnsi="Arial" w:cs="Arial"/>
          <w:sz w:val="22"/>
          <w:szCs w:val="22"/>
          <w:lang w:eastAsia="en-US"/>
        </w:rPr>
        <w:t>GPIO_EXTI</w:t>
      </w:r>
      <w:r>
        <w:rPr>
          <w:rFonts w:ascii="Arial" w:hAnsi="Arial" w:cs="Arial"/>
          <w:sz w:val="22"/>
          <w:szCs w:val="22"/>
          <w:lang w:eastAsia="en-US"/>
        </w:rPr>
        <w:t xml:space="preserve"> folder</w:t>
      </w:r>
    </w:p>
    <w:p w14:paraId="4304EC0B" w14:textId="6F586EEB" w:rsidR="00BF33D7" w:rsidRDefault="00BF33D7" w:rsidP="00847E27">
      <w:pPr>
        <w:pStyle w:val="ListParagraph"/>
        <w:numPr>
          <w:ilvl w:val="0"/>
          <w:numId w:val="14"/>
        </w:numPr>
        <w:jc w:val="both"/>
        <w:rPr>
          <w:rFonts w:ascii="Arial" w:hAnsi="Arial" w:cs="Arial"/>
          <w:sz w:val="22"/>
          <w:szCs w:val="22"/>
          <w:lang w:eastAsia="en-US"/>
        </w:rPr>
      </w:pPr>
      <w:r w:rsidRPr="00BF33D7">
        <w:rPr>
          <w:rFonts w:ascii="Arial" w:hAnsi="Arial" w:cs="Arial"/>
          <w:sz w:val="22"/>
          <w:szCs w:val="22"/>
          <w:lang w:eastAsia="en-US"/>
        </w:rPr>
        <w:t xml:space="preserve">Open </w:t>
      </w:r>
      <w:r>
        <w:rPr>
          <w:rFonts w:ascii="Arial" w:hAnsi="Arial" w:cs="Arial"/>
          <w:sz w:val="22"/>
          <w:szCs w:val="22"/>
          <w:lang w:eastAsia="en-US"/>
        </w:rPr>
        <w:t xml:space="preserve">the project with your preferred </w:t>
      </w:r>
      <w:proofErr w:type="spellStart"/>
      <w:r w:rsidRPr="00BF33D7">
        <w:rPr>
          <w:rFonts w:ascii="Arial" w:hAnsi="Arial" w:cs="Arial"/>
          <w:sz w:val="22"/>
          <w:szCs w:val="22"/>
          <w:lang w:eastAsia="en-US"/>
        </w:rPr>
        <w:t>toolchain</w:t>
      </w:r>
      <w:proofErr w:type="spellEnd"/>
      <w:r>
        <w:rPr>
          <w:rFonts w:ascii="Arial" w:hAnsi="Arial" w:cs="Arial"/>
          <w:sz w:val="22"/>
          <w:szCs w:val="22"/>
          <w:lang w:eastAsia="en-US"/>
        </w:rPr>
        <w:t xml:space="preserve"> (*)</w:t>
      </w:r>
    </w:p>
    <w:p w14:paraId="1F35EFAC" w14:textId="65E680B7" w:rsidR="00F670C6" w:rsidRPr="00F670C6" w:rsidRDefault="00F670C6" w:rsidP="00847E27">
      <w:pPr>
        <w:pStyle w:val="ListParagraph"/>
        <w:numPr>
          <w:ilvl w:val="0"/>
          <w:numId w:val="14"/>
        </w:numPr>
        <w:jc w:val="both"/>
        <w:rPr>
          <w:rFonts w:ascii="Arial" w:hAnsi="Arial" w:cs="Arial"/>
          <w:sz w:val="22"/>
          <w:szCs w:val="22"/>
          <w:lang w:eastAsia="en-US"/>
        </w:rPr>
      </w:pPr>
      <w:r w:rsidRPr="00F670C6">
        <w:rPr>
          <w:rFonts w:ascii="Arial" w:hAnsi="Arial" w:cs="Arial"/>
          <w:sz w:val="22"/>
          <w:szCs w:val="22"/>
          <w:lang w:eastAsia="en-US"/>
        </w:rPr>
        <w:t>Rebuild all files and load your image into target memory</w:t>
      </w:r>
    </w:p>
    <w:p w14:paraId="4D6F444B" w14:textId="77777777" w:rsidR="006405AA" w:rsidRDefault="00F670C6" w:rsidP="00847E27">
      <w:pPr>
        <w:pStyle w:val="ListParagraph"/>
        <w:numPr>
          <w:ilvl w:val="0"/>
          <w:numId w:val="14"/>
        </w:numPr>
        <w:jc w:val="both"/>
        <w:rPr>
          <w:rFonts w:ascii="Arial" w:hAnsi="Arial" w:cs="Arial"/>
          <w:sz w:val="22"/>
          <w:szCs w:val="22"/>
          <w:lang w:eastAsia="en-US"/>
        </w:rPr>
      </w:pPr>
      <w:r w:rsidRPr="00F670C6">
        <w:rPr>
          <w:rFonts w:ascii="Arial" w:hAnsi="Arial" w:cs="Arial"/>
          <w:sz w:val="22"/>
          <w:szCs w:val="22"/>
          <w:lang w:eastAsia="en-US"/>
        </w:rPr>
        <w:t>Run the example</w:t>
      </w:r>
      <w:r w:rsidR="00BF33D7">
        <w:rPr>
          <w:rFonts w:ascii="Arial" w:hAnsi="Arial" w:cs="Arial"/>
          <w:sz w:val="22"/>
          <w:szCs w:val="22"/>
          <w:lang w:eastAsia="en-US"/>
        </w:rPr>
        <w:t xml:space="preserve">: </w:t>
      </w:r>
      <w:r w:rsidR="006405AA">
        <w:rPr>
          <w:rFonts w:ascii="Arial" w:hAnsi="Arial" w:cs="Arial"/>
          <w:sz w:val="22"/>
          <w:szCs w:val="22"/>
          <w:lang w:eastAsia="en-US"/>
        </w:rPr>
        <w:t>each time you press the USER push button, the LED2 toggles (for more details, refer to the example readme file).</w:t>
      </w:r>
    </w:p>
    <w:p w14:paraId="397C87BD" w14:textId="77777777" w:rsidR="00BF33D7" w:rsidRDefault="00BF33D7" w:rsidP="00BF33D7">
      <w:pPr>
        <w:ind w:left="360"/>
        <w:jc w:val="both"/>
        <w:rPr>
          <w:rFonts w:ascii="Arial" w:hAnsi="Arial" w:cs="Arial"/>
          <w:sz w:val="22"/>
          <w:szCs w:val="22"/>
          <w:lang w:eastAsia="en-US"/>
        </w:rPr>
      </w:pPr>
    </w:p>
    <w:p w14:paraId="5508F52C" w14:textId="66A29520" w:rsidR="00C70CFB" w:rsidRDefault="00C70CFB" w:rsidP="00BF33D7">
      <w:pPr>
        <w:ind w:left="360"/>
        <w:jc w:val="both"/>
        <w:rPr>
          <w:rFonts w:ascii="Arial" w:hAnsi="Arial" w:cs="Arial"/>
          <w:sz w:val="22"/>
          <w:szCs w:val="22"/>
          <w:lang w:eastAsia="en-US"/>
        </w:rPr>
      </w:pPr>
      <w:r>
        <w:rPr>
          <w:rFonts w:ascii="Arial" w:hAnsi="Arial" w:cs="Arial"/>
          <w:sz w:val="22"/>
          <w:szCs w:val="22"/>
          <w:lang w:eastAsia="en-US"/>
        </w:rPr>
        <w:t xml:space="preserve">(*) Below a quick overview </w:t>
      </w:r>
      <w:r w:rsidR="001D3466">
        <w:rPr>
          <w:rFonts w:ascii="Arial" w:hAnsi="Arial" w:cs="Arial"/>
          <w:sz w:val="22"/>
          <w:szCs w:val="22"/>
          <w:lang w:eastAsia="en-US"/>
        </w:rPr>
        <w:t xml:space="preserve">on </w:t>
      </w:r>
      <w:r>
        <w:rPr>
          <w:rFonts w:ascii="Arial" w:hAnsi="Arial" w:cs="Arial"/>
          <w:sz w:val="22"/>
          <w:szCs w:val="22"/>
          <w:lang w:eastAsia="en-US"/>
        </w:rPr>
        <w:t>how to open, build and run an exampl</w:t>
      </w:r>
      <w:r w:rsidR="001D3466">
        <w:rPr>
          <w:rFonts w:ascii="Arial" w:hAnsi="Arial" w:cs="Arial"/>
          <w:sz w:val="22"/>
          <w:szCs w:val="22"/>
          <w:lang w:eastAsia="en-US"/>
        </w:rPr>
        <w:t xml:space="preserve">e with the supported </w:t>
      </w:r>
      <w:proofErr w:type="spellStart"/>
      <w:r w:rsidR="001D3466">
        <w:rPr>
          <w:rFonts w:ascii="Arial" w:hAnsi="Arial" w:cs="Arial"/>
          <w:sz w:val="22"/>
          <w:szCs w:val="22"/>
          <w:lang w:eastAsia="en-US"/>
        </w:rPr>
        <w:t>toolchains</w:t>
      </w:r>
      <w:proofErr w:type="spellEnd"/>
      <w:r w:rsidR="001D3466">
        <w:rPr>
          <w:rFonts w:ascii="Arial" w:hAnsi="Arial" w:cs="Arial"/>
          <w:sz w:val="22"/>
          <w:szCs w:val="22"/>
          <w:lang w:eastAsia="en-US"/>
        </w:rPr>
        <w:t>:</w:t>
      </w:r>
    </w:p>
    <w:p w14:paraId="34D34619" w14:textId="77777777" w:rsidR="00C70CFB" w:rsidRDefault="00C70CFB" w:rsidP="00847E27">
      <w:pPr>
        <w:pStyle w:val="ListParagraph"/>
        <w:numPr>
          <w:ilvl w:val="0"/>
          <w:numId w:val="15"/>
        </w:numPr>
        <w:jc w:val="both"/>
        <w:rPr>
          <w:rFonts w:ascii="Arial" w:hAnsi="Arial" w:cs="Arial"/>
          <w:sz w:val="22"/>
          <w:szCs w:val="22"/>
          <w:lang w:eastAsia="en-US"/>
        </w:rPr>
      </w:pPr>
      <w:r w:rsidRPr="00C70CFB">
        <w:rPr>
          <w:rFonts w:ascii="Arial" w:hAnsi="Arial" w:cs="Arial"/>
          <w:sz w:val="22"/>
          <w:szCs w:val="22"/>
          <w:lang w:eastAsia="en-US"/>
        </w:rPr>
        <w:t>EWARM</w:t>
      </w:r>
    </w:p>
    <w:p w14:paraId="495C1A12" w14:textId="3507EDAD" w:rsidR="00C70CFB" w:rsidRDefault="00C70CFB" w:rsidP="00847E27">
      <w:pPr>
        <w:pStyle w:val="ListParagraph"/>
        <w:numPr>
          <w:ilvl w:val="1"/>
          <w:numId w:val="15"/>
        </w:numPr>
        <w:jc w:val="both"/>
        <w:rPr>
          <w:rFonts w:ascii="Arial" w:hAnsi="Arial" w:cs="Arial"/>
          <w:sz w:val="22"/>
          <w:szCs w:val="22"/>
          <w:lang w:eastAsia="en-US"/>
        </w:rPr>
      </w:pPr>
      <w:r>
        <w:rPr>
          <w:rFonts w:ascii="Arial" w:hAnsi="Arial" w:cs="Arial"/>
          <w:sz w:val="22"/>
          <w:szCs w:val="22"/>
          <w:lang w:eastAsia="en-US"/>
        </w:rPr>
        <w:t>Under the example folder, open \EWARM subfolder</w:t>
      </w:r>
    </w:p>
    <w:p w14:paraId="14FF7D18" w14:textId="0621AE7C" w:rsidR="00C70CFB" w:rsidRDefault="00420855" w:rsidP="00847E27">
      <w:pPr>
        <w:pStyle w:val="ListParagraph"/>
        <w:numPr>
          <w:ilvl w:val="1"/>
          <w:numId w:val="15"/>
        </w:numPr>
        <w:jc w:val="both"/>
        <w:rPr>
          <w:rFonts w:ascii="Arial" w:hAnsi="Arial" w:cs="Arial"/>
          <w:sz w:val="22"/>
          <w:szCs w:val="22"/>
          <w:lang w:eastAsia="en-US"/>
        </w:rPr>
      </w:pPr>
      <w:r>
        <w:rPr>
          <w:rFonts w:ascii="Arial" w:hAnsi="Arial" w:cs="Arial"/>
          <w:sz w:val="22"/>
          <w:szCs w:val="22"/>
          <w:lang w:eastAsia="en-US"/>
        </w:rPr>
        <w:t>Launch</w:t>
      </w:r>
      <w:r w:rsidR="00C70CFB" w:rsidRPr="00C70CFB">
        <w:rPr>
          <w:rFonts w:ascii="Arial" w:hAnsi="Arial" w:cs="Arial"/>
          <w:sz w:val="22"/>
          <w:szCs w:val="22"/>
          <w:lang w:eastAsia="en-US"/>
        </w:rPr>
        <w:t xml:space="preserve"> the </w:t>
      </w:r>
      <w:proofErr w:type="spellStart"/>
      <w:r w:rsidR="00C70CFB">
        <w:rPr>
          <w:rFonts w:ascii="Arial" w:hAnsi="Arial" w:cs="Arial"/>
          <w:sz w:val="22"/>
          <w:szCs w:val="22"/>
          <w:lang w:eastAsia="en-US"/>
        </w:rPr>
        <w:t>Project.eww</w:t>
      </w:r>
      <w:proofErr w:type="spellEnd"/>
      <w:r w:rsidR="00C70CFB">
        <w:rPr>
          <w:rFonts w:ascii="Arial" w:hAnsi="Arial" w:cs="Arial"/>
          <w:sz w:val="22"/>
          <w:szCs w:val="22"/>
          <w:lang w:eastAsia="en-US"/>
        </w:rPr>
        <w:t xml:space="preserve"> workspace (**)</w:t>
      </w:r>
    </w:p>
    <w:p w14:paraId="0264005A"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Rebuild all files: </w:t>
      </w:r>
      <w:r w:rsidRPr="00841BC0">
        <w:rPr>
          <w:rFonts w:ascii="Arial" w:hAnsi="Arial" w:cs="Arial"/>
          <w:b/>
          <w:sz w:val="22"/>
          <w:szCs w:val="22"/>
          <w:lang w:eastAsia="en-US"/>
        </w:rPr>
        <w:t>Project-&gt;Rebuild all</w:t>
      </w:r>
    </w:p>
    <w:p w14:paraId="56BDEF73"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Load project image: </w:t>
      </w:r>
      <w:r w:rsidRPr="00841BC0">
        <w:rPr>
          <w:rFonts w:ascii="Arial" w:hAnsi="Arial" w:cs="Arial"/>
          <w:b/>
          <w:sz w:val="22"/>
          <w:szCs w:val="22"/>
          <w:lang w:eastAsia="en-US"/>
        </w:rPr>
        <w:t>Project-&gt;Debug</w:t>
      </w:r>
    </w:p>
    <w:p w14:paraId="775C2A5D"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Run program: </w:t>
      </w:r>
      <w:r w:rsidRPr="00841BC0">
        <w:rPr>
          <w:rFonts w:ascii="Arial" w:hAnsi="Arial" w:cs="Arial"/>
          <w:b/>
          <w:sz w:val="22"/>
          <w:szCs w:val="22"/>
          <w:lang w:eastAsia="en-US"/>
        </w:rPr>
        <w:t>Debug-&gt;Go(F5)</w:t>
      </w:r>
    </w:p>
    <w:p w14:paraId="18EC02EE" w14:textId="77777777" w:rsidR="00C70CFB" w:rsidRDefault="00C70CFB" w:rsidP="00847E27">
      <w:pPr>
        <w:pStyle w:val="ListParagraph"/>
        <w:numPr>
          <w:ilvl w:val="0"/>
          <w:numId w:val="15"/>
        </w:numPr>
        <w:jc w:val="both"/>
        <w:rPr>
          <w:rFonts w:ascii="Arial" w:hAnsi="Arial" w:cs="Arial"/>
          <w:sz w:val="22"/>
          <w:szCs w:val="22"/>
          <w:lang w:eastAsia="en-US"/>
        </w:rPr>
      </w:pPr>
      <w:r w:rsidRPr="00C70CFB">
        <w:rPr>
          <w:rFonts w:ascii="Arial" w:hAnsi="Arial" w:cs="Arial"/>
          <w:sz w:val="22"/>
          <w:szCs w:val="22"/>
          <w:lang w:eastAsia="en-US"/>
        </w:rPr>
        <w:t>MDK-ARM</w:t>
      </w:r>
    </w:p>
    <w:p w14:paraId="20551456" w14:textId="05EE113C" w:rsidR="00C70CFB" w:rsidRDefault="00C70CFB" w:rsidP="00847E27">
      <w:pPr>
        <w:pStyle w:val="ListParagraph"/>
        <w:numPr>
          <w:ilvl w:val="1"/>
          <w:numId w:val="15"/>
        </w:numPr>
        <w:jc w:val="both"/>
        <w:rPr>
          <w:rFonts w:ascii="Arial" w:hAnsi="Arial" w:cs="Arial"/>
          <w:sz w:val="22"/>
          <w:szCs w:val="22"/>
          <w:lang w:eastAsia="en-US"/>
        </w:rPr>
      </w:pPr>
      <w:r>
        <w:rPr>
          <w:rFonts w:ascii="Arial" w:hAnsi="Arial" w:cs="Arial"/>
          <w:sz w:val="22"/>
          <w:szCs w:val="22"/>
          <w:lang w:eastAsia="en-US"/>
        </w:rPr>
        <w:t>Under the example folder, open \MDK-ARM subfolder</w:t>
      </w:r>
    </w:p>
    <w:p w14:paraId="43319FCB" w14:textId="50116000" w:rsidR="00C70CFB" w:rsidRDefault="00420855" w:rsidP="00847E27">
      <w:pPr>
        <w:pStyle w:val="ListParagraph"/>
        <w:numPr>
          <w:ilvl w:val="1"/>
          <w:numId w:val="15"/>
        </w:numPr>
        <w:jc w:val="both"/>
        <w:rPr>
          <w:rFonts w:ascii="Arial" w:hAnsi="Arial" w:cs="Arial"/>
          <w:sz w:val="22"/>
          <w:szCs w:val="22"/>
          <w:lang w:eastAsia="en-US"/>
        </w:rPr>
      </w:pPr>
      <w:r>
        <w:rPr>
          <w:rFonts w:ascii="Arial" w:hAnsi="Arial" w:cs="Arial"/>
          <w:sz w:val="22"/>
          <w:szCs w:val="22"/>
          <w:lang w:eastAsia="en-US"/>
        </w:rPr>
        <w:t>Launch</w:t>
      </w:r>
      <w:r w:rsidR="00C70CFB" w:rsidRPr="00C70CFB">
        <w:rPr>
          <w:rFonts w:ascii="Arial" w:hAnsi="Arial" w:cs="Arial"/>
          <w:sz w:val="22"/>
          <w:szCs w:val="22"/>
          <w:lang w:eastAsia="en-US"/>
        </w:rPr>
        <w:t xml:space="preserve"> the </w:t>
      </w:r>
      <w:proofErr w:type="spellStart"/>
      <w:r w:rsidR="00C70CFB">
        <w:rPr>
          <w:rFonts w:ascii="Arial" w:hAnsi="Arial" w:cs="Arial"/>
          <w:sz w:val="22"/>
          <w:szCs w:val="22"/>
          <w:lang w:eastAsia="en-US"/>
        </w:rPr>
        <w:t>Project</w:t>
      </w:r>
      <w:r w:rsidR="00C70CFB" w:rsidRPr="00C70CFB">
        <w:rPr>
          <w:rFonts w:ascii="Arial" w:hAnsi="Arial" w:cs="Arial"/>
          <w:sz w:val="22"/>
          <w:szCs w:val="22"/>
          <w:lang w:eastAsia="en-US"/>
        </w:rPr>
        <w:t>.uvproj</w:t>
      </w:r>
      <w:proofErr w:type="spellEnd"/>
      <w:r w:rsidR="00C70CFB" w:rsidRPr="00C70CFB">
        <w:rPr>
          <w:rFonts w:ascii="Arial" w:hAnsi="Arial" w:cs="Arial"/>
          <w:sz w:val="22"/>
          <w:szCs w:val="22"/>
          <w:lang w:eastAsia="en-US"/>
        </w:rPr>
        <w:t xml:space="preserve"> </w:t>
      </w:r>
      <w:r w:rsidR="001D3466">
        <w:rPr>
          <w:rFonts w:ascii="Arial" w:hAnsi="Arial" w:cs="Arial"/>
          <w:sz w:val="22"/>
          <w:szCs w:val="22"/>
          <w:lang w:eastAsia="en-US"/>
        </w:rPr>
        <w:t xml:space="preserve">workspace </w:t>
      </w:r>
      <w:r w:rsidR="00C70CFB">
        <w:rPr>
          <w:rFonts w:ascii="Arial" w:hAnsi="Arial" w:cs="Arial"/>
          <w:sz w:val="22"/>
          <w:szCs w:val="22"/>
          <w:lang w:eastAsia="en-US"/>
        </w:rPr>
        <w:t>(**)</w:t>
      </w:r>
    </w:p>
    <w:p w14:paraId="1EE813FC"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Rebuild all files: </w:t>
      </w:r>
      <w:r w:rsidRPr="00841BC0">
        <w:rPr>
          <w:rFonts w:ascii="Arial" w:hAnsi="Arial" w:cs="Arial"/>
          <w:b/>
          <w:sz w:val="22"/>
          <w:szCs w:val="22"/>
          <w:lang w:eastAsia="en-US"/>
        </w:rPr>
        <w:t>Project-&gt;Rebuild all target files</w:t>
      </w:r>
    </w:p>
    <w:p w14:paraId="37045998"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Load project image: </w:t>
      </w:r>
      <w:r w:rsidRPr="00841BC0">
        <w:rPr>
          <w:rFonts w:ascii="Arial" w:hAnsi="Arial" w:cs="Arial"/>
          <w:b/>
          <w:sz w:val="22"/>
          <w:szCs w:val="22"/>
          <w:lang w:eastAsia="en-US"/>
        </w:rPr>
        <w:t>Debug-&gt;Start/Stop Debug Session</w:t>
      </w:r>
    </w:p>
    <w:p w14:paraId="58F876DC"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Run program: </w:t>
      </w:r>
      <w:r w:rsidRPr="00841BC0">
        <w:rPr>
          <w:rFonts w:ascii="Arial" w:hAnsi="Arial" w:cs="Arial"/>
          <w:b/>
          <w:sz w:val="22"/>
          <w:szCs w:val="22"/>
          <w:lang w:eastAsia="en-US"/>
        </w:rPr>
        <w:t>Debug-&gt;Run (F5)</w:t>
      </w:r>
      <w:r w:rsidRPr="00C70CFB">
        <w:rPr>
          <w:rFonts w:ascii="Arial" w:hAnsi="Arial" w:cs="Arial"/>
          <w:sz w:val="22"/>
          <w:szCs w:val="22"/>
          <w:lang w:eastAsia="en-US"/>
        </w:rPr>
        <w:t xml:space="preserve">    </w:t>
      </w:r>
    </w:p>
    <w:p w14:paraId="2AB5E11A" w14:textId="77777777" w:rsidR="00C70CFB" w:rsidRDefault="00C70CFB" w:rsidP="00847E27">
      <w:pPr>
        <w:pStyle w:val="ListParagraph"/>
        <w:numPr>
          <w:ilvl w:val="0"/>
          <w:numId w:val="15"/>
        </w:numPr>
        <w:jc w:val="both"/>
        <w:rPr>
          <w:rFonts w:ascii="Arial" w:hAnsi="Arial" w:cs="Arial"/>
          <w:sz w:val="22"/>
          <w:szCs w:val="22"/>
          <w:lang w:eastAsia="en-US"/>
        </w:rPr>
      </w:pPr>
      <w:proofErr w:type="spellStart"/>
      <w:r w:rsidRPr="00C70CFB">
        <w:rPr>
          <w:rFonts w:ascii="Arial" w:hAnsi="Arial" w:cs="Arial"/>
          <w:sz w:val="22"/>
          <w:szCs w:val="22"/>
          <w:lang w:eastAsia="en-US"/>
        </w:rPr>
        <w:t>TrueSTUDO</w:t>
      </w:r>
      <w:proofErr w:type="spellEnd"/>
    </w:p>
    <w:p w14:paraId="3CE2DFA0" w14:textId="19CDF494" w:rsidR="00C70CFB" w:rsidRDefault="00C70CFB" w:rsidP="00847E27">
      <w:pPr>
        <w:pStyle w:val="ListParagraph"/>
        <w:numPr>
          <w:ilvl w:val="1"/>
          <w:numId w:val="15"/>
        </w:numPr>
        <w:jc w:val="both"/>
        <w:rPr>
          <w:rFonts w:ascii="Arial" w:hAnsi="Arial" w:cs="Arial"/>
          <w:sz w:val="22"/>
          <w:szCs w:val="22"/>
          <w:lang w:eastAsia="en-US"/>
        </w:rPr>
      </w:pPr>
      <w:r>
        <w:rPr>
          <w:rFonts w:ascii="Arial" w:hAnsi="Arial" w:cs="Arial"/>
          <w:sz w:val="22"/>
          <w:szCs w:val="22"/>
          <w:lang w:eastAsia="en-US"/>
        </w:rPr>
        <w:t xml:space="preserve">Open the </w:t>
      </w:r>
      <w:proofErr w:type="spellStart"/>
      <w:r>
        <w:rPr>
          <w:rFonts w:ascii="Arial" w:hAnsi="Arial" w:cs="Arial"/>
          <w:sz w:val="22"/>
          <w:szCs w:val="22"/>
          <w:lang w:eastAsia="en-US"/>
        </w:rPr>
        <w:t>TrueSTUDIO</w:t>
      </w:r>
      <w:proofErr w:type="spellEnd"/>
      <w:r>
        <w:rPr>
          <w:rFonts w:ascii="Arial" w:hAnsi="Arial" w:cs="Arial"/>
          <w:sz w:val="22"/>
          <w:szCs w:val="22"/>
          <w:lang w:eastAsia="en-US"/>
        </w:rPr>
        <w:t xml:space="preserve"> </w:t>
      </w:r>
      <w:proofErr w:type="spellStart"/>
      <w:r>
        <w:rPr>
          <w:rFonts w:ascii="Arial" w:hAnsi="Arial" w:cs="Arial"/>
          <w:sz w:val="22"/>
          <w:szCs w:val="22"/>
          <w:lang w:eastAsia="en-US"/>
        </w:rPr>
        <w:t>toolchain</w:t>
      </w:r>
      <w:proofErr w:type="spellEnd"/>
    </w:p>
    <w:p w14:paraId="4F0DCBBE" w14:textId="01E63758"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Click on </w:t>
      </w:r>
      <w:r w:rsidRPr="00841BC0">
        <w:rPr>
          <w:rFonts w:ascii="Arial" w:hAnsi="Arial" w:cs="Arial"/>
          <w:b/>
          <w:sz w:val="22"/>
          <w:szCs w:val="22"/>
          <w:lang w:eastAsia="en-US"/>
        </w:rPr>
        <w:t>File-&gt;Switch Workspace-&gt;Other</w:t>
      </w:r>
      <w:r w:rsidRPr="00C70CFB">
        <w:rPr>
          <w:rFonts w:ascii="Arial" w:hAnsi="Arial" w:cs="Arial"/>
          <w:sz w:val="22"/>
          <w:szCs w:val="22"/>
          <w:lang w:eastAsia="en-US"/>
        </w:rPr>
        <w:t xml:space="preserve"> and browse to</w:t>
      </w:r>
      <w:r>
        <w:rPr>
          <w:rFonts w:ascii="Arial" w:hAnsi="Arial" w:cs="Arial"/>
          <w:sz w:val="22"/>
          <w:szCs w:val="22"/>
          <w:lang w:eastAsia="en-US"/>
        </w:rPr>
        <w:t xml:space="preserve"> </w:t>
      </w:r>
      <w:proofErr w:type="spellStart"/>
      <w:r>
        <w:rPr>
          <w:rFonts w:ascii="Arial" w:hAnsi="Arial" w:cs="Arial"/>
          <w:sz w:val="22"/>
          <w:szCs w:val="22"/>
          <w:lang w:eastAsia="en-US"/>
        </w:rPr>
        <w:t>TrueSTUDIO</w:t>
      </w:r>
      <w:proofErr w:type="spellEnd"/>
      <w:r>
        <w:rPr>
          <w:rFonts w:ascii="Arial" w:hAnsi="Arial" w:cs="Arial"/>
          <w:sz w:val="22"/>
          <w:szCs w:val="22"/>
          <w:lang w:eastAsia="en-US"/>
        </w:rPr>
        <w:t xml:space="preserve"> workspace directory</w:t>
      </w:r>
    </w:p>
    <w:p w14:paraId="31E850C6"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Click on </w:t>
      </w:r>
      <w:r w:rsidRPr="00841BC0">
        <w:rPr>
          <w:rFonts w:ascii="Arial" w:hAnsi="Arial" w:cs="Arial"/>
          <w:b/>
          <w:sz w:val="22"/>
          <w:szCs w:val="22"/>
          <w:lang w:eastAsia="en-US"/>
        </w:rPr>
        <w:t>File-&gt;Import</w:t>
      </w:r>
      <w:r w:rsidRPr="00C70CFB">
        <w:rPr>
          <w:rFonts w:ascii="Arial" w:hAnsi="Arial" w:cs="Arial"/>
          <w:sz w:val="22"/>
          <w:szCs w:val="22"/>
          <w:lang w:eastAsia="en-US"/>
        </w:rPr>
        <w:t xml:space="preserve">, select </w:t>
      </w:r>
      <w:r w:rsidRPr="00841BC0">
        <w:rPr>
          <w:rFonts w:ascii="Arial" w:hAnsi="Arial" w:cs="Arial"/>
          <w:b/>
          <w:sz w:val="22"/>
          <w:szCs w:val="22"/>
          <w:lang w:eastAsia="en-US"/>
        </w:rPr>
        <w:t>General-&gt;'Existing Projects into Workspace'</w:t>
      </w:r>
      <w:r w:rsidRPr="00C70CFB">
        <w:rPr>
          <w:rFonts w:ascii="Arial" w:hAnsi="Arial" w:cs="Arial"/>
          <w:sz w:val="22"/>
          <w:szCs w:val="22"/>
          <w:lang w:eastAsia="en-US"/>
        </w:rPr>
        <w:t xml:space="preserve"> and then click "</w:t>
      </w:r>
      <w:r w:rsidRPr="00841BC0">
        <w:rPr>
          <w:rFonts w:ascii="Arial" w:hAnsi="Arial" w:cs="Arial"/>
          <w:b/>
          <w:sz w:val="22"/>
          <w:szCs w:val="22"/>
          <w:lang w:eastAsia="en-US"/>
        </w:rPr>
        <w:t>Next</w:t>
      </w:r>
      <w:r w:rsidRPr="00C70CFB">
        <w:rPr>
          <w:rFonts w:ascii="Arial" w:hAnsi="Arial" w:cs="Arial"/>
          <w:sz w:val="22"/>
          <w:szCs w:val="22"/>
          <w:lang w:eastAsia="en-US"/>
        </w:rPr>
        <w:t xml:space="preserve">". </w:t>
      </w:r>
    </w:p>
    <w:p w14:paraId="408FEC61"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Browse to the </w:t>
      </w:r>
      <w:proofErr w:type="spellStart"/>
      <w:r w:rsidRPr="00C70CFB">
        <w:rPr>
          <w:rFonts w:ascii="Arial" w:hAnsi="Arial" w:cs="Arial"/>
          <w:sz w:val="22"/>
          <w:szCs w:val="22"/>
          <w:lang w:eastAsia="en-US"/>
        </w:rPr>
        <w:t>TrueSTUDIO</w:t>
      </w:r>
      <w:proofErr w:type="spellEnd"/>
      <w:r w:rsidRPr="00C70CFB">
        <w:rPr>
          <w:rFonts w:ascii="Arial" w:hAnsi="Arial" w:cs="Arial"/>
          <w:sz w:val="22"/>
          <w:szCs w:val="22"/>
          <w:lang w:eastAsia="en-US"/>
        </w:rPr>
        <w:t xml:space="preserve"> workspac</w:t>
      </w:r>
      <w:r>
        <w:rPr>
          <w:rFonts w:ascii="Arial" w:hAnsi="Arial" w:cs="Arial"/>
          <w:sz w:val="22"/>
          <w:szCs w:val="22"/>
          <w:lang w:eastAsia="en-US"/>
        </w:rPr>
        <w:t>e directory, select the project</w:t>
      </w:r>
    </w:p>
    <w:p w14:paraId="67FED577" w14:textId="77777777" w:rsid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Rebuild all project files: Select the project in the "</w:t>
      </w:r>
      <w:r w:rsidRPr="00841BC0">
        <w:rPr>
          <w:rFonts w:ascii="Arial" w:hAnsi="Arial" w:cs="Arial"/>
          <w:b/>
          <w:sz w:val="22"/>
          <w:szCs w:val="22"/>
          <w:lang w:eastAsia="en-US"/>
        </w:rPr>
        <w:t>Project explorer</w:t>
      </w:r>
      <w:r w:rsidRPr="00C70CFB">
        <w:rPr>
          <w:rFonts w:ascii="Arial" w:hAnsi="Arial" w:cs="Arial"/>
          <w:sz w:val="22"/>
          <w:szCs w:val="22"/>
          <w:lang w:eastAsia="en-US"/>
        </w:rPr>
        <w:t xml:space="preserve">"       window then click on </w:t>
      </w:r>
      <w:r w:rsidRPr="00841BC0">
        <w:rPr>
          <w:rFonts w:ascii="Arial" w:hAnsi="Arial" w:cs="Arial"/>
          <w:b/>
          <w:sz w:val="22"/>
          <w:szCs w:val="22"/>
          <w:lang w:eastAsia="en-US"/>
        </w:rPr>
        <w:t>Project-&gt;build project</w:t>
      </w:r>
      <w:r w:rsidRPr="00C70CFB">
        <w:rPr>
          <w:rFonts w:ascii="Arial" w:hAnsi="Arial" w:cs="Arial"/>
          <w:sz w:val="22"/>
          <w:szCs w:val="22"/>
          <w:lang w:eastAsia="en-US"/>
        </w:rPr>
        <w:t xml:space="preserve"> menu.</w:t>
      </w:r>
    </w:p>
    <w:p w14:paraId="3B292BB4" w14:textId="3650304A" w:rsidR="00C70CFB" w:rsidRPr="00C70CFB" w:rsidRDefault="00C70CFB" w:rsidP="00847E27">
      <w:pPr>
        <w:pStyle w:val="ListParagraph"/>
        <w:numPr>
          <w:ilvl w:val="1"/>
          <w:numId w:val="15"/>
        </w:numPr>
        <w:jc w:val="both"/>
        <w:rPr>
          <w:rFonts w:ascii="Arial" w:hAnsi="Arial" w:cs="Arial"/>
          <w:sz w:val="22"/>
          <w:szCs w:val="22"/>
          <w:lang w:eastAsia="en-US"/>
        </w:rPr>
      </w:pPr>
      <w:r w:rsidRPr="00C70CFB">
        <w:rPr>
          <w:rFonts w:ascii="Arial" w:hAnsi="Arial" w:cs="Arial"/>
          <w:sz w:val="22"/>
          <w:szCs w:val="22"/>
          <w:lang w:eastAsia="en-US"/>
        </w:rPr>
        <w:t xml:space="preserve">Run program: </w:t>
      </w:r>
      <w:r w:rsidRPr="00841BC0">
        <w:rPr>
          <w:rFonts w:ascii="Arial" w:hAnsi="Arial" w:cs="Arial"/>
          <w:b/>
          <w:sz w:val="22"/>
          <w:szCs w:val="22"/>
          <w:lang w:eastAsia="en-US"/>
        </w:rPr>
        <w:t>Run-&gt;Debug (F11)</w:t>
      </w:r>
    </w:p>
    <w:p w14:paraId="27FCDD80" w14:textId="77777777" w:rsidR="00C70CFB" w:rsidRDefault="00C70CFB" w:rsidP="00BF33D7">
      <w:pPr>
        <w:ind w:left="360"/>
        <w:jc w:val="both"/>
        <w:rPr>
          <w:rFonts w:ascii="Arial" w:hAnsi="Arial" w:cs="Arial"/>
          <w:sz w:val="22"/>
          <w:szCs w:val="22"/>
          <w:lang w:eastAsia="en-US"/>
        </w:rPr>
      </w:pPr>
    </w:p>
    <w:p w14:paraId="5A13B58F" w14:textId="00B9E43E" w:rsidR="004E37E2" w:rsidRDefault="004E37E2" w:rsidP="004E37E2">
      <w:pPr>
        <w:ind w:left="360"/>
        <w:jc w:val="both"/>
        <w:rPr>
          <w:rFonts w:ascii="Arial" w:hAnsi="Arial" w:cs="Arial"/>
          <w:sz w:val="22"/>
          <w:szCs w:val="22"/>
          <w:lang w:eastAsia="en-US"/>
        </w:rPr>
      </w:pPr>
      <w:r>
        <w:rPr>
          <w:rFonts w:ascii="Arial" w:hAnsi="Arial" w:cs="Arial"/>
          <w:sz w:val="22"/>
          <w:szCs w:val="22"/>
          <w:lang w:eastAsia="en-US"/>
        </w:rPr>
        <w:t xml:space="preserve"> </w:t>
      </w:r>
      <w:r w:rsidR="00C70CFB">
        <w:rPr>
          <w:rFonts w:ascii="Arial" w:hAnsi="Arial" w:cs="Arial"/>
          <w:sz w:val="22"/>
          <w:szCs w:val="22"/>
          <w:lang w:eastAsia="en-US"/>
        </w:rPr>
        <w:t>(**) The workspace name may changes from one example to another</w:t>
      </w:r>
    </w:p>
    <w:p w14:paraId="044EB21D" w14:textId="77777777" w:rsidR="004E37E2" w:rsidRPr="00BF33D7" w:rsidRDefault="004E37E2" w:rsidP="00BF33D7">
      <w:pPr>
        <w:ind w:left="360"/>
        <w:jc w:val="both"/>
        <w:rPr>
          <w:rFonts w:ascii="Arial" w:hAnsi="Arial" w:cs="Arial"/>
          <w:sz w:val="22"/>
          <w:szCs w:val="22"/>
          <w:lang w:eastAsia="en-US"/>
        </w:rPr>
      </w:pPr>
    </w:p>
    <w:p w14:paraId="722C00B8" w14:textId="77777777" w:rsidR="00476862" w:rsidRDefault="00476862" w:rsidP="00184F5C">
      <w:pPr>
        <w:jc w:val="both"/>
        <w:rPr>
          <w:rFonts w:ascii="Arial" w:hAnsi="Arial" w:cs="Arial"/>
          <w:sz w:val="22"/>
          <w:szCs w:val="22"/>
          <w:lang w:eastAsia="en-US"/>
        </w:rPr>
      </w:pPr>
    </w:p>
    <w:p w14:paraId="47500213" w14:textId="77777777" w:rsidR="00184F5C" w:rsidRDefault="00184F5C" w:rsidP="00184F5C">
      <w:pPr>
        <w:jc w:val="both"/>
        <w:rPr>
          <w:rFonts w:ascii="Arial" w:hAnsi="Arial" w:cs="Arial"/>
          <w:sz w:val="22"/>
          <w:szCs w:val="22"/>
          <w:lang w:eastAsia="en-US"/>
        </w:rPr>
      </w:pPr>
    </w:p>
    <w:p w14:paraId="636C7116" w14:textId="77777777" w:rsidR="00184F5C" w:rsidRDefault="00184F5C" w:rsidP="00184F5C">
      <w:pPr>
        <w:jc w:val="both"/>
        <w:rPr>
          <w:rFonts w:ascii="Arial" w:hAnsi="Arial" w:cs="Arial"/>
          <w:sz w:val="22"/>
          <w:szCs w:val="22"/>
          <w:lang w:eastAsia="en-US"/>
        </w:rPr>
      </w:pPr>
    </w:p>
    <w:p w14:paraId="2F3E0895" w14:textId="77777777" w:rsidR="009C55B1" w:rsidRDefault="009C55B1" w:rsidP="00847E27">
      <w:pPr>
        <w:pStyle w:val="Heading10"/>
        <w:numPr>
          <w:ilvl w:val="1"/>
          <w:numId w:val="8"/>
        </w:numPr>
        <w:spacing w:before="100" w:beforeAutospacing="1" w:after="100" w:afterAutospacing="1"/>
      </w:pPr>
      <w:bookmarkStart w:id="45" w:name="_Toc387237380"/>
      <w:r>
        <w:t>How to develop your own application</w:t>
      </w:r>
      <w:bookmarkEnd w:id="45"/>
      <w:r>
        <w:t xml:space="preserve"> </w:t>
      </w:r>
    </w:p>
    <w:p w14:paraId="79DBFC1D" w14:textId="77777777" w:rsidR="009C55B1" w:rsidRDefault="009C55B1" w:rsidP="009C55B1">
      <w:pPr>
        <w:jc w:val="both"/>
        <w:rPr>
          <w:rFonts w:ascii="Arial" w:hAnsi="Arial" w:cs="Arial"/>
          <w:sz w:val="22"/>
          <w:szCs w:val="22"/>
          <w:lang w:eastAsia="en-US"/>
        </w:rPr>
      </w:pPr>
      <w:r>
        <w:rPr>
          <w:rFonts w:ascii="Arial" w:hAnsi="Arial" w:cs="Arial"/>
          <w:sz w:val="22"/>
          <w:szCs w:val="22"/>
          <w:lang w:eastAsia="en-US"/>
        </w:rPr>
        <w:t>This section describes the needed steps to create your own application using STM32CubeF3.</w:t>
      </w:r>
    </w:p>
    <w:p w14:paraId="0763E963" w14:textId="77777777" w:rsidR="009C55B1" w:rsidRDefault="009C55B1" w:rsidP="009C55B1">
      <w:pPr>
        <w:jc w:val="both"/>
        <w:rPr>
          <w:rFonts w:ascii="Arial" w:hAnsi="Arial" w:cs="Arial"/>
          <w:sz w:val="22"/>
          <w:szCs w:val="22"/>
          <w:lang w:eastAsia="en-US"/>
        </w:rPr>
      </w:pPr>
    </w:p>
    <w:p w14:paraId="1EFD3064" w14:textId="77777777" w:rsidR="009C55B1" w:rsidRDefault="009C55B1" w:rsidP="00847E27">
      <w:pPr>
        <w:pStyle w:val="ListParagraph"/>
        <w:numPr>
          <w:ilvl w:val="0"/>
          <w:numId w:val="16"/>
        </w:numPr>
        <w:jc w:val="both"/>
        <w:rPr>
          <w:rFonts w:ascii="Arial" w:hAnsi="Arial" w:cs="Arial"/>
          <w:sz w:val="22"/>
          <w:szCs w:val="22"/>
          <w:lang w:eastAsia="en-US"/>
        </w:rPr>
      </w:pPr>
      <w:r w:rsidRPr="004C3233">
        <w:rPr>
          <w:rFonts w:ascii="Arial" w:hAnsi="Arial" w:cs="Arial"/>
          <w:b/>
          <w:sz w:val="22"/>
          <w:szCs w:val="22"/>
          <w:lang w:eastAsia="en-US"/>
        </w:rPr>
        <w:t xml:space="preserve">Create </w:t>
      </w:r>
      <w:r>
        <w:rPr>
          <w:rFonts w:ascii="Arial" w:hAnsi="Arial" w:cs="Arial"/>
          <w:b/>
          <w:sz w:val="22"/>
          <w:szCs w:val="22"/>
          <w:lang w:eastAsia="en-US"/>
        </w:rPr>
        <w:t xml:space="preserve">your </w:t>
      </w:r>
      <w:r w:rsidRPr="004C3233">
        <w:rPr>
          <w:rFonts w:ascii="Arial" w:hAnsi="Arial" w:cs="Arial"/>
          <w:b/>
          <w:sz w:val="22"/>
          <w:szCs w:val="22"/>
          <w:lang w:eastAsia="en-US"/>
        </w:rPr>
        <w:t>project:</w:t>
      </w:r>
      <w:r>
        <w:rPr>
          <w:rFonts w:ascii="Arial" w:hAnsi="Arial" w:cs="Arial"/>
          <w:sz w:val="22"/>
          <w:szCs w:val="22"/>
          <w:lang w:eastAsia="en-US"/>
        </w:rPr>
        <w:t xml:space="preserve"> to create a new project you can either start from the </w:t>
      </w:r>
      <w:r w:rsidRPr="00E76D66">
        <w:rPr>
          <w:rFonts w:ascii="Arial" w:hAnsi="Arial" w:cs="Arial"/>
          <w:b/>
          <w:sz w:val="22"/>
          <w:szCs w:val="22"/>
          <w:lang w:eastAsia="en-US"/>
        </w:rPr>
        <w:t>Template</w:t>
      </w:r>
      <w:r>
        <w:rPr>
          <w:rFonts w:ascii="Arial" w:hAnsi="Arial" w:cs="Arial"/>
          <w:sz w:val="22"/>
          <w:szCs w:val="22"/>
          <w:lang w:eastAsia="en-US"/>
        </w:rPr>
        <w:t xml:space="preserve"> project provided for each board under \Projects\&lt;STM32xxx</w:t>
      </w:r>
      <w:r w:rsidRPr="0089401F">
        <w:rPr>
          <w:rFonts w:ascii="Arial" w:hAnsi="Arial" w:cs="Arial"/>
          <w:sz w:val="22"/>
          <w:szCs w:val="22"/>
          <w:lang w:eastAsia="en-US"/>
        </w:rPr>
        <w:t>_</w:t>
      </w:r>
      <w:r>
        <w:rPr>
          <w:rFonts w:ascii="Arial" w:hAnsi="Arial" w:cs="Arial"/>
          <w:sz w:val="22"/>
          <w:szCs w:val="22"/>
          <w:lang w:eastAsia="en-US"/>
        </w:rPr>
        <w:t>yyy&gt;</w:t>
      </w:r>
      <w:r w:rsidRPr="0089401F">
        <w:rPr>
          <w:rFonts w:ascii="Arial" w:hAnsi="Arial" w:cs="Arial"/>
          <w:sz w:val="22"/>
          <w:szCs w:val="22"/>
          <w:lang w:eastAsia="en-US"/>
        </w:rPr>
        <w:t>\Templates</w:t>
      </w:r>
      <w:r>
        <w:rPr>
          <w:rFonts w:ascii="Arial" w:hAnsi="Arial" w:cs="Arial"/>
          <w:sz w:val="22"/>
          <w:szCs w:val="22"/>
          <w:lang w:eastAsia="en-US"/>
        </w:rPr>
        <w:t xml:space="preserve"> or from any available project under \Projects\&lt;STM32xxy</w:t>
      </w:r>
      <w:r w:rsidRPr="0089401F">
        <w:rPr>
          <w:rFonts w:ascii="Arial" w:hAnsi="Arial" w:cs="Arial"/>
          <w:sz w:val="22"/>
          <w:szCs w:val="22"/>
          <w:lang w:eastAsia="en-US"/>
        </w:rPr>
        <w:t>_</w:t>
      </w:r>
      <w:r>
        <w:rPr>
          <w:rFonts w:ascii="Arial" w:hAnsi="Arial" w:cs="Arial"/>
          <w:sz w:val="22"/>
          <w:szCs w:val="22"/>
          <w:lang w:eastAsia="en-US"/>
        </w:rPr>
        <w:t>yyy&gt;</w:t>
      </w:r>
      <w:r w:rsidRPr="0089401F">
        <w:rPr>
          <w:rFonts w:ascii="Arial" w:hAnsi="Arial" w:cs="Arial"/>
          <w:sz w:val="22"/>
          <w:szCs w:val="22"/>
          <w:lang w:eastAsia="en-US"/>
        </w:rPr>
        <w:t>\</w:t>
      </w:r>
      <w:r>
        <w:rPr>
          <w:rFonts w:ascii="Arial" w:hAnsi="Arial" w:cs="Arial"/>
          <w:sz w:val="22"/>
          <w:szCs w:val="22"/>
          <w:lang w:eastAsia="en-US"/>
        </w:rPr>
        <w:t>Examples or  \Projects\&lt;STM32xx</w:t>
      </w:r>
      <w:r w:rsidRPr="0089401F">
        <w:rPr>
          <w:rFonts w:ascii="Arial" w:hAnsi="Arial" w:cs="Arial"/>
          <w:sz w:val="22"/>
          <w:szCs w:val="22"/>
          <w:lang w:eastAsia="en-US"/>
        </w:rPr>
        <w:t>_</w:t>
      </w:r>
      <w:r>
        <w:rPr>
          <w:rFonts w:ascii="Arial" w:hAnsi="Arial" w:cs="Arial"/>
          <w:sz w:val="22"/>
          <w:szCs w:val="22"/>
          <w:lang w:eastAsia="en-US"/>
        </w:rPr>
        <w:t>yyy&gt;</w:t>
      </w:r>
      <w:r w:rsidRPr="0089401F">
        <w:rPr>
          <w:rFonts w:ascii="Arial" w:hAnsi="Arial" w:cs="Arial"/>
          <w:sz w:val="22"/>
          <w:szCs w:val="22"/>
          <w:lang w:eastAsia="en-US"/>
        </w:rPr>
        <w:t>\</w:t>
      </w:r>
      <w:r>
        <w:rPr>
          <w:rFonts w:ascii="Arial" w:hAnsi="Arial" w:cs="Arial"/>
          <w:sz w:val="22"/>
          <w:szCs w:val="22"/>
          <w:lang w:eastAsia="en-US"/>
        </w:rPr>
        <w:t>Applications (&lt;STM32xxx</w:t>
      </w:r>
      <w:r w:rsidRPr="0089401F">
        <w:rPr>
          <w:rFonts w:ascii="Arial" w:hAnsi="Arial" w:cs="Arial"/>
          <w:sz w:val="22"/>
          <w:szCs w:val="22"/>
          <w:lang w:eastAsia="en-US"/>
        </w:rPr>
        <w:t>_</w:t>
      </w:r>
      <w:r>
        <w:rPr>
          <w:rFonts w:ascii="Arial" w:hAnsi="Arial" w:cs="Arial"/>
          <w:sz w:val="22"/>
          <w:szCs w:val="22"/>
          <w:lang w:eastAsia="en-US"/>
        </w:rPr>
        <w:t xml:space="preserve">yyy&gt; refers to the board name, ex. </w:t>
      </w:r>
      <w:r w:rsidRPr="00F670C6">
        <w:rPr>
          <w:rFonts w:ascii="Arial" w:hAnsi="Arial" w:cs="Arial"/>
          <w:sz w:val="22"/>
          <w:szCs w:val="22"/>
          <w:lang w:eastAsia="en-US"/>
        </w:rPr>
        <w:t>STM32</w:t>
      </w:r>
      <w:r>
        <w:rPr>
          <w:rFonts w:ascii="Arial" w:hAnsi="Arial" w:cs="Arial"/>
          <w:sz w:val="22"/>
          <w:szCs w:val="22"/>
          <w:lang w:eastAsia="en-US"/>
        </w:rPr>
        <w:t>303C_EVAL).</w:t>
      </w:r>
    </w:p>
    <w:p w14:paraId="7236335B" w14:textId="77777777" w:rsidR="009C55B1" w:rsidRDefault="009C55B1" w:rsidP="009C55B1">
      <w:pPr>
        <w:pStyle w:val="ListParagraph"/>
        <w:jc w:val="both"/>
        <w:rPr>
          <w:rFonts w:ascii="Arial" w:hAnsi="Arial" w:cs="Arial"/>
          <w:sz w:val="22"/>
          <w:szCs w:val="22"/>
          <w:lang w:eastAsia="en-US"/>
        </w:rPr>
      </w:pPr>
      <w:r>
        <w:rPr>
          <w:rFonts w:ascii="Arial" w:hAnsi="Arial" w:cs="Arial"/>
          <w:sz w:val="22"/>
          <w:szCs w:val="22"/>
          <w:lang w:eastAsia="en-US"/>
        </w:rPr>
        <w:t xml:space="preserve">The Template project is providing empty main loop function, however it’s a good starting point to get familiar with project settings for STM32CubeF3. Below its characteristics: </w:t>
      </w:r>
    </w:p>
    <w:p w14:paraId="245D31C1" w14:textId="77777777" w:rsidR="009C55B1" w:rsidRDefault="009C55B1" w:rsidP="00847E27">
      <w:pPr>
        <w:pStyle w:val="ListParagraph"/>
        <w:numPr>
          <w:ilvl w:val="1"/>
          <w:numId w:val="16"/>
        </w:numPr>
        <w:jc w:val="both"/>
        <w:rPr>
          <w:rFonts w:ascii="Arial" w:hAnsi="Arial" w:cs="Arial"/>
          <w:sz w:val="22"/>
          <w:szCs w:val="22"/>
          <w:lang w:eastAsia="en-US"/>
        </w:rPr>
      </w:pPr>
      <w:r>
        <w:rPr>
          <w:rFonts w:ascii="Arial" w:hAnsi="Arial" w:cs="Arial"/>
          <w:sz w:val="22"/>
          <w:szCs w:val="22"/>
          <w:lang w:eastAsia="en-US"/>
        </w:rPr>
        <w:t>It contains sources of HAL, CMSIS and BSP drivers which are the minimal components to develop a code on a given board</w:t>
      </w:r>
    </w:p>
    <w:p w14:paraId="264A9128" w14:textId="77777777" w:rsidR="009C55B1" w:rsidRDefault="009C55B1" w:rsidP="00847E27">
      <w:pPr>
        <w:pStyle w:val="ListParagraph"/>
        <w:numPr>
          <w:ilvl w:val="1"/>
          <w:numId w:val="16"/>
        </w:numPr>
        <w:jc w:val="both"/>
        <w:rPr>
          <w:rFonts w:ascii="Arial" w:hAnsi="Arial" w:cs="Arial"/>
          <w:sz w:val="22"/>
          <w:szCs w:val="22"/>
          <w:lang w:eastAsia="en-US"/>
        </w:rPr>
      </w:pPr>
      <w:r>
        <w:rPr>
          <w:rFonts w:ascii="Arial" w:hAnsi="Arial" w:cs="Arial"/>
          <w:sz w:val="22"/>
          <w:szCs w:val="22"/>
          <w:lang w:eastAsia="en-US"/>
        </w:rPr>
        <w:t>It contains the include paths for all the firmware components</w:t>
      </w:r>
    </w:p>
    <w:p w14:paraId="15AF6F6B" w14:textId="77777777" w:rsidR="009C55B1" w:rsidRDefault="009C55B1" w:rsidP="00847E27">
      <w:pPr>
        <w:pStyle w:val="ListParagraph"/>
        <w:numPr>
          <w:ilvl w:val="1"/>
          <w:numId w:val="16"/>
        </w:numPr>
        <w:jc w:val="both"/>
        <w:rPr>
          <w:rFonts w:ascii="Arial" w:hAnsi="Arial" w:cs="Arial"/>
          <w:sz w:val="22"/>
          <w:szCs w:val="22"/>
          <w:lang w:eastAsia="en-US"/>
        </w:rPr>
      </w:pPr>
      <w:r>
        <w:rPr>
          <w:rFonts w:ascii="Arial" w:hAnsi="Arial" w:cs="Arial"/>
          <w:sz w:val="22"/>
          <w:szCs w:val="22"/>
          <w:lang w:eastAsia="en-US"/>
        </w:rPr>
        <w:t>It defines the STM32F3 device supported, allowing to configure the CMSIS and HAL drivers accordingly</w:t>
      </w:r>
    </w:p>
    <w:p w14:paraId="06522514" w14:textId="77777777" w:rsidR="009C55B1" w:rsidRDefault="009C55B1" w:rsidP="00847E27">
      <w:pPr>
        <w:pStyle w:val="ListParagraph"/>
        <w:numPr>
          <w:ilvl w:val="1"/>
          <w:numId w:val="16"/>
        </w:numPr>
        <w:jc w:val="both"/>
        <w:rPr>
          <w:rFonts w:ascii="Arial" w:hAnsi="Arial" w:cs="Arial"/>
          <w:sz w:val="22"/>
          <w:szCs w:val="22"/>
          <w:lang w:eastAsia="en-US"/>
        </w:rPr>
      </w:pPr>
      <w:r>
        <w:rPr>
          <w:rFonts w:ascii="Arial" w:hAnsi="Arial" w:cs="Arial"/>
          <w:sz w:val="22"/>
          <w:szCs w:val="22"/>
          <w:lang w:eastAsia="en-US"/>
        </w:rPr>
        <w:t>It provides ready to use user files preconfigured as below</w:t>
      </w:r>
    </w:p>
    <w:p w14:paraId="18653581" w14:textId="77777777" w:rsidR="009C55B1" w:rsidRDefault="009C55B1" w:rsidP="00847E27">
      <w:pPr>
        <w:pStyle w:val="ListParagraph"/>
        <w:numPr>
          <w:ilvl w:val="2"/>
          <w:numId w:val="16"/>
        </w:numPr>
        <w:jc w:val="both"/>
        <w:rPr>
          <w:rFonts w:ascii="Arial" w:hAnsi="Arial" w:cs="Arial"/>
          <w:sz w:val="22"/>
          <w:szCs w:val="22"/>
          <w:lang w:eastAsia="en-US"/>
        </w:rPr>
      </w:pPr>
      <w:r>
        <w:rPr>
          <w:rFonts w:ascii="Arial" w:hAnsi="Arial" w:cs="Arial"/>
          <w:sz w:val="22"/>
          <w:szCs w:val="22"/>
          <w:lang w:eastAsia="en-US"/>
        </w:rPr>
        <w:t xml:space="preserve">HAL is initialized with default time base with ARM Core </w:t>
      </w:r>
      <w:proofErr w:type="spellStart"/>
      <w:r>
        <w:rPr>
          <w:rFonts w:ascii="Arial" w:hAnsi="Arial" w:cs="Arial"/>
          <w:sz w:val="22"/>
          <w:szCs w:val="22"/>
          <w:lang w:eastAsia="en-US"/>
        </w:rPr>
        <w:t>SysTick</w:t>
      </w:r>
      <w:proofErr w:type="spellEnd"/>
    </w:p>
    <w:p w14:paraId="7DC2430B" w14:textId="77777777" w:rsidR="009C55B1" w:rsidRDefault="009C55B1" w:rsidP="00847E27">
      <w:pPr>
        <w:pStyle w:val="ListParagraph"/>
        <w:numPr>
          <w:ilvl w:val="2"/>
          <w:numId w:val="16"/>
        </w:numPr>
        <w:jc w:val="both"/>
        <w:rPr>
          <w:rFonts w:ascii="Arial" w:hAnsi="Arial" w:cs="Arial"/>
          <w:sz w:val="22"/>
          <w:szCs w:val="22"/>
          <w:lang w:eastAsia="en-US"/>
        </w:rPr>
      </w:pPr>
      <w:proofErr w:type="spellStart"/>
      <w:r>
        <w:rPr>
          <w:rFonts w:ascii="Arial" w:hAnsi="Arial" w:cs="Arial"/>
          <w:sz w:val="22"/>
          <w:szCs w:val="22"/>
          <w:lang w:eastAsia="en-US"/>
        </w:rPr>
        <w:t>SysTick</w:t>
      </w:r>
      <w:proofErr w:type="spellEnd"/>
      <w:r>
        <w:rPr>
          <w:rFonts w:ascii="Arial" w:hAnsi="Arial" w:cs="Arial"/>
          <w:sz w:val="22"/>
          <w:szCs w:val="22"/>
          <w:lang w:eastAsia="en-US"/>
        </w:rPr>
        <w:t xml:space="preserve"> ISR implemented for </w:t>
      </w:r>
      <w:proofErr w:type="spellStart"/>
      <w:r>
        <w:rPr>
          <w:rFonts w:ascii="Arial" w:hAnsi="Arial" w:cs="Arial"/>
          <w:sz w:val="22"/>
          <w:szCs w:val="22"/>
          <w:lang w:eastAsia="en-US"/>
        </w:rPr>
        <w:t>HAL_Delay</w:t>
      </w:r>
      <w:proofErr w:type="spellEnd"/>
      <w:r>
        <w:rPr>
          <w:rFonts w:ascii="Arial" w:hAnsi="Arial" w:cs="Arial"/>
          <w:sz w:val="22"/>
          <w:szCs w:val="22"/>
          <w:lang w:eastAsia="en-US"/>
        </w:rPr>
        <w:t>() purpose</w:t>
      </w:r>
    </w:p>
    <w:p w14:paraId="2092EB25" w14:textId="77777777" w:rsidR="009C55B1" w:rsidRDefault="009C55B1" w:rsidP="00847E27">
      <w:pPr>
        <w:pStyle w:val="ListParagraph"/>
        <w:numPr>
          <w:ilvl w:val="2"/>
          <w:numId w:val="16"/>
        </w:numPr>
        <w:jc w:val="both"/>
        <w:rPr>
          <w:rFonts w:ascii="Arial" w:hAnsi="Arial" w:cs="Arial"/>
          <w:sz w:val="22"/>
          <w:szCs w:val="22"/>
          <w:lang w:eastAsia="en-US"/>
        </w:rPr>
      </w:pPr>
      <w:r>
        <w:rPr>
          <w:rFonts w:ascii="Arial" w:hAnsi="Arial" w:cs="Arial"/>
          <w:sz w:val="22"/>
          <w:szCs w:val="22"/>
          <w:lang w:eastAsia="en-US"/>
        </w:rPr>
        <w:t xml:space="preserve">System clock configured with the minimum frequency of the device (HSI) for </w:t>
      </w:r>
      <w:proofErr w:type="gramStart"/>
      <w:r>
        <w:rPr>
          <w:rFonts w:ascii="Arial" w:hAnsi="Arial" w:cs="Arial"/>
          <w:sz w:val="22"/>
          <w:szCs w:val="22"/>
          <w:lang w:eastAsia="en-US"/>
        </w:rPr>
        <w:t>an optimum</w:t>
      </w:r>
      <w:proofErr w:type="gramEnd"/>
      <w:r>
        <w:rPr>
          <w:rFonts w:ascii="Arial" w:hAnsi="Arial" w:cs="Arial"/>
          <w:sz w:val="22"/>
          <w:szCs w:val="22"/>
          <w:lang w:eastAsia="en-US"/>
        </w:rPr>
        <w:t xml:space="preserve"> power consumption.</w:t>
      </w:r>
    </w:p>
    <w:p w14:paraId="3F539E5E" w14:textId="77777777" w:rsidR="009C55B1" w:rsidRPr="00841BC0" w:rsidRDefault="009C55B1" w:rsidP="009C55B1">
      <w:pPr>
        <w:jc w:val="both"/>
        <w:rPr>
          <w:rFonts w:ascii="Arial" w:hAnsi="Arial" w:cs="Arial"/>
          <w:sz w:val="22"/>
          <w:szCs w:val="22"/>
          <w:lang w:eastAsia="en-US"/>
        </w:rPr>
      </w:pPr>
      <w:r w:rsidRPr="00841BC0">
        <w:rPr>
          <w:rFonts w:ascii="Arial" w:hAnsi="Arial" w:cs="Arial"/>
          <w:sz w:val="22"/>
          <w:szCs w:val="22"/>
          <w:lang w:eastAsia="en-US"/>
        </w:rPr>
        <w:t xml:space="preserve"> </w:t>
      </w:r>
    </w:p>
    <w:p w14:paraId="05EF5145" w14:textId="77777777" w:rsidR="009C55B1" w:rsidRPr="00841BC0" w:rsidRDefault="009C55B1" w:rsidP="009C55B1">
      <w:pPr>
        <w:pStyle w:val="ListParagraph"/>
        <w:jc w:val="both"/>
        <w:rPr>
          <w:rFonts w:ascii="Arial" w:hAnsi="Arial" w:cs="Arial"/>
          <w:i/>
          <w:sz w:val="22"/>
          <w:szCs w:val="22"/>
          <w:lang w:eastAsia="en-US"/>
        </w:rPr>
      </w:pPr>
      <w:r w:rsidRPr="00841BC0">
        <w:rPr>
          <w:rFonts w:ascii="Arial" w:hAnsi="Arial" w:cs="Arial"/>
          <w:i/>
          <w:sz w:val="22"/>
          <w:szCs w:val="22"/>
          <w:lang w:eastAsia="en-US"/>
        </w:rPr>
        <w:t>Note: If you copy an existing project to another location, then you need to update the include paths.</w:t>
      </w:r>
    </w:p>
    <w:p w14:paraId="490D84BB" w14:textId="77777777" w:rsidR="009C55B1" w:rsidRPr="00547BD9" w:rsidRDefault="009C55B1" w:rsidP="009C55B1">
      <w:pPr>
        <w:pStyle w:val="ListParagraph"/>
        <w:jc w:val="both"/>
        <w:rPr>
          <w:rFonts w:ascii="Arial" w:hAnsi="Arial" w:cs="Arial"/>
          <w:sz w:val="22"/>
          <w:szCs w:val="22"/>
          <w:lang w:eastAsia="en-US"/>
        </w:rPr>
      </w:pPr>
    </w:p>
    <w:p w14:paraId="26A9CA69" w14:textId="77777777" w:rsidR="009C55B1" w:rsidRDefault="009C55B1" w:rsidP="00847E27">
      <w:pPr>
        <w:pStyle w:val="ListParagraph"/>
        <w:numPr>
          <w:ilvl w:val="0"/>
          <w:numId w:val="16"/>
        </w:numPr>
        <w:jc w:val="both"/>
        <w:rPr>
          <w:rFonts w:ascii="Arial" w:hAnsi="Arial" w:cs="Arial"/>
          <w:sz w:val="22"/>
          <w:szCs w:val="22"/>
          <w:lang w:eastAsia="en-US"/>
        </w:rPr>
      </w:pPr>
      <w:r>
        <w:rPr>
          <w:rFonts w:ascii="Arial" w:hAnsi="Arial" w:cs="Arial"/>
          <w:b/>
          <w:sz w:val="22"/>
          <w:szCs w:val="22"/>
          <w:lang w:eastAsia="en-US"/>
        </w:rPr>
        <w:t xml:space="preserve">Add the </w:t>
      </w:r>
      <w:r w:rsidRPr="00BF2D63">
        <w:rPr>
          <w:rFonts w:ascii="Arial" w:hAnsi="Arial" w:cs="Arial"/>
          <w:b/>
          <w:sz w:val="22"/>
          <w:szCs w:val="22"/>
          <w:lang w:eastAsia="en-US"/>
        </w:rPr>
        <w:t xml:space="preserve">necessary </w:t>
      </w:r>
      <w:r>
        <w:rPr>
          <w:rFonts w:ascii="Arial" w:hAnsi="Arial" w:cs="Arial"/>
          <w:b/>
          <w:sz w:val="22"/>
          <w:szCs w:val="22"/>
          <w:lang w:eastAsia="en-US"/>
        </w:rPr>
        <w:t xml:space="preserve">Middleware to </w:t>
      </w:r>
      <w:r w:rsidRPr="00BF2D63">
        <w:rPr>
          <w:rFonts w:ascii="Arial" w:hAnsi="Arial" w:cs="Arial"/>
          <w:b/>
          <w:sz w:val="22"/>
          <w:szCs w:val="22"/>
          <w:lang w:eastAsia="en-US"/>
        </w:rPr>
        <w:t>your project</w:t>
      </w:r>
      <w:r>
        <w:rPr>
          <w:rFonts w:ascii="Arial" w:hAnsi="Arial" w:cs="Arial"/>
          <w:b/>
          <w:sz w:val="22"/>
          <w:szCs w:val="22"/>
          <w:lang w:eastAsia="en-US"/>
        </w:rPr>
        <w:t xml:space="preserve"> (optional)</w:t>
      </w:r>
      <w:r w:rsidRPr="00BF2D63">
        <w:rPr>
          <w:rFonts w:ascii="Arial" w:hAnsi="Arial" w:cs="Arial"/>
          <w:b/>
          <w:sz w:val="22"/>
          <w:szCs w:val="22"/>
          <w:lang w:eastAsia="en-US"/>
        </w:rPr>
        <w:t>:</w:t>
      </w:r>
      <w:r>
        <w:rPr>
          <w:rFonts w:ascii="Arial" w:hAnsi="Arial" w:cs="Arial"/>
          <w:sz w:val="22"/>
          <w:szCs w:val="22"/>
          <w:lang w:eastAsia="en-US"/>
        </w:rPr>
        <w:t xml:space="preserve"> available Middleware stacks are: </w:t>
      </w:r>
      <w:r w:rsidRPr="00CF62A0">
        <w:rPr>
          <w:rFonts w:ascii="Arial" w:hAnsi="Arial" w:cs="Arial"/>
          <w:sz w:val="22"/>
          <w:szCs w:val="22"/>
          <w:lang w:eastAsia="en-US"/>
        </w:rPr>
        <w:t xml:space="preserve">USB </w:t>
      </w:r>
      <w:r>
        <w:rPr>
          <w:rFonts w:ascii="Arial" w:hAnsi="Arial" w:cs="Arial"/>
          <w:sz w:val="22"/>
          <w:szCs w:val="22"/>
          <w:lang w:eastAsia="en-US"/>
        </w:rPr>
        <w:t>Device Library</w:t>
      </w:r>
      <w:r w:rsidRPr="00CF62A0">
        <w:rPr>
          <w:rFonts w:ascii="Arial" w:hAnsi="Arial" w:cs="Arial"/>
          <w:sz w:val="22"/>
          <w:szCs w:val="22"/>
          <w:lang w:eastAsia="en-US"/>
        </w:rPr>
        <w:t xml:space="preserve">, </w:t>
      </w:r>
      <w:proofErr w:type="spellStart"/>
      <w:r w:rsidRPr="00CF62A0">
        <w:rPr>
          <w:rFonts w:ascii="Arial" w:hAnsi="Arial" w:cs="Arial"/>
          <w:sz w:val="22"/>
          <w:szCs w:val="22"/>
          <w:lang w:eastAsia="en-US"/>
        </w:rPr>
        <w:t>STemWin</w:t>
      </w:r>
      <w:proofErr w:type="spellEnd"/>
      <w:r w:rsidRPr="00CF62A0">
        <w:rPr>
          <w:rFonts w:ascii="Arial" w:hAnsi="Arial" w:cs="Arial"/>
          <w:sz w:val="22"/>
          <w:szCs w:val="22"/>
          <w:lang w:eastAsia="en-US"/>
        </w:rPr>
        <w:t xml:space="preserve">, </w:t>
      </w:r>
      <w:r>
        <w:rPr>
          <w:rFonts w:ascii="Arial" w:hAnsi="Arial" w:cs="Arial"/>
          <w:sz w:val="22"/>
          <w:szCs w:val="22"/>
          <w:lang w:eastAsia="en-US"/>
        </w:rPr>
        <w:t xml:space="preserve">Touch Sensing Library, </w:t>
      </w:r>
      <w:proofErr w:type="spellStart"/>
      <w:r w:rsidRPr="00CF62A0">
        <w:rPr>
          <w:rFonts w:ascii="Arial" w:hAnsi="Arial" w:cs="Arial"/>
          <w:sz w:val="22"/>
          <w:szCs w:val="22"/>
          <w:lang w:eastAsia="en-US"/>
        </w:rPr>
        <w:t>FreeRTOS</w:t>
      </w:r>
      <w:proofErr w:type="spellEnd"/>
      <w:r>
        <w:rPr>
          <w:rFonts w:ascii="Arial" w:hAnsi="Arial" w:cs="Arial"/>
          <w:sz w:val="22"/>
          <w:szCs w:val="22"/>
          <w:lang w:eastAsia="en-US"/>
        </w:rPr>
        <w:t xml:space="preserve"> </w:t>
      </w:r>
      <w:proofErr w:type="gramStart"/>
      <w:r>
        <w:rPr>
          <w:rFonts w:ascii="Arial" w:hAnsi="Arial" w:cs="Arial"/>
          <w:sz w:val="22"/>
          <w:szCs w:val="22"/>
          <w:lang w:eastAsia="en-US"/>
        </w:rPr>
        <w:t xml:space="preserve">and  </w:t>
      </w:r>
      <w:proofErr w:type="spellStart"/>
      <w:r>
        <w:rPr>
          <w:rFonts w:ascii="Arial" w:hAnsi="Arial" w:cs="Arial"/>
          <w:sz w:val="22"/>
          <w:szCs w:val="22"/>
          <w:lang w:eastAsia="en-US"/>
        </w:rPr>
        <w:t>FatFS</w:t>
      </w:r>
      <w:proofErr w:type="spellEnd"/>
      <w:proofErr w:type="gramEnd"/>
      <w:r>
        <w:rPr>
          <w:rFonts w:ascii="Arial" w:hAnsi="Arial" w:cs="Arial"/>
          <w:sz w:val="22"/>
          <w:szCs w:val="22"/>
          <w:lang w:eastAsia="en-US"/>
        </w:rPr>
        <w:t>. To know which source files you need to add in the project files list; refer to the documentation provided for each Middleware, you may have a look also to the Applications available under \Projects\STM32xxx</w:t>
      </w:r>
      <w:r w:rsidRPr="0089401F">
        <w:rPr>
          <w:rFonts w:ascii="Arial" w:hAnsi="Arial" w:cs="Arial"/>
          <w:sz w:val="22"/>
          <w:szCs w:val="22"/>
          <w:lang w:eastAsia="en-US"/>
        </w:rPr>
        <w:t>_</w:t>
      </w:r>
      <w:r>
        <w:rPr>
          <w:rFonts w:ascii="Arial" w:hAnsi="Arial" w:cs="Arial"/>
          <w:sz w:val="22"/>
          <w:szCs w:val="22"/>
          <w:lang w:eastAsia="en-US"/>
        </w:rPr>
        <w:t>yyy</w:t>
      </w:r>
      <w:r w:rsidRPr="0089401F">
        <w:rPr>
          <w:rFonts w:ascii="Arial" w:hAnsi="Arial" w:cs="Arial"/>
          <w:sz w:val="22"/>
          <w:szCs w:val="22"/>
          <w:lang w:eastAsia="en-US"/>
        </w:rPr>
        <w:t>\</w:t>
      </w:r>
      <w:r>
        <w:rPr>
          <w:rFonts w:ascii="Arial" w:hAnsi="Arial" w:cs="Arial"/>
          <w:sz w:val="22"/>
          <w:szCs w:val="22"/>
          <w:lang w:eastAsia="en-US"/>
        </w:rPr>
        <w:t>Applications\&lt;</w:t>
      </w:r>
      <w:proofErr w:type="spellStart"/>
      <w:r>
        <w:rPr>
          <w:rFonts w:ascii="Arial" w:hAnsi="Arial" w:cs="Arial"/>
          <w:sz w:val="22"/>
          <w:szCs w:val="22"/>
          <w:lang w:eastAsia="en-US"/>
        </w:rPr>
        <w:t>MW_Stack</w:t>
      </w:r>
      <w:proofErr w:type="spellEnd"/>
      <w:r>
        <w:rPr>
          <w:rFonts w:ascii="Arial" w:hAnsi="Arial" w:cs="Arial"/>
          <w:sz w:val="22"/>
          <w:szCs w:val="22"/>
          <w:lang w:eastAsia="en-US"/>
        </w:rPr>
        <w:t>&gt; (&lt;</w:t>
      </w:r>
      <w:proofErr w:type="spellStart"/>
      <w:r>
        <w:rPr>
          <w:rFonts w:ascii="Arial" w:hAnsi="Arial" w:cs="Arial"/>
          <w:sz w:val="22"/>
          <w:szCs w:val="22"/>
          <w:lang w:eastAsia="en-US"/>
        </w:rPr>
        <w:t>MW_Stack</w:t>
      </w:r>
      <w:proofErr w:type="spellEnd"/>
      <w:r>
        <w:rPr>
          <w:rFonts w:ascii="Arial" w:hAnsi="Arial" w:cs="Arial"/>
          <w:sz w:val="22"/>
          <w:szCs w:val="22"/>
          <w:lang w:eastAsia="en-US"/>
        </w:rPr>
        <w:t xml:space="preserve">&gt; refers to the Middleware stack, ex </w:t>
      </w:r>
      <w:proofErr w:type="spellStart"/>
      <w:r>
        <w:rPr>
          <w:rFonts w:ascii="Arial" w:hAnsi="Arial" w:cs="Arial"/>
          <w:sz w:val="22"/>
          <w:szCs w:val="22"/>
          <w:lang w:eastAsia="en-US"/>
        </w:rPr>
        <w:t>USB_Device</w:t>
      </w:r>
      <w:proofErr w:type="spellEnd"/>
      <w:r>
        <w:rPr>
          <w:rFonts w:ascii="Arial" w:hAnsi="Arial" w:cs="Arial"/>
          <w:sz w:val="22"/>
          <w:szCs w:val="22"/>
          <w:lang w:eastAsia="en-US"/>
        </w:rPr>
        <w:t>) to have better idea on the sources files to be added and the include paths.</w:t>
      </w:r>
    </w:p>
    <w:p w14:paraId="5AC6D4C4" w14:textId="77777777" w:rsidR="009C55B1" w:rsidRDefault="009C55B1" w:rsidP="009C55B1">
      <w:pPr>
        <w:pStyle w:val="ListParagraph"/>
        <w:jc w:val="both"/>
        <w:rPr>
          <w:rFonts w:ascii="Arial" w:hAnsi="Arial" w:cs="Arial"/>
          <w:sz w:val="22"/>
          <w:szCs w:val="22"/>
          <w:lang w:eastAsia="en-US"/>
        </w:rPr>
      </w:pPr>
    </w:p>
    <w:p w14:paraId="18DD4D01" w14:textId="77777777" w:rsidR="009C55B1" w:rsidRPr="00565118" w:rsidRDefault="009C55B1" w:rsidP="00847E27">
      <w:pPr>
        <w:pStyle w:val="ListParagraph"/>
        <w:numPr>
          <w:ilvl w:val="0"/>
          <w:numId w:val="16"/>
        </w:numPr>
        <w:jc w:val="both"/>
        <w:rPr>
          <w:rFonts w:ascii="Arial" w:hAnsi="Arial" w:cs="Arial"/>
          <w:sz w:val="22"/>
          <w:szCs w:val="22"/>
          <w:lang w:eastAsia="en-US"/>
        </w:rPr>
      </w:pPr>
      <w:r w:rsidRPr="009A384D">
        <w:rPr>
          <w:rFonts w:ascii="Arial" w:hAnsi="Arial" w:cs="Arial"/>
          <w:b/>
          <w:sz w:val="22"/>
          <w:szCs w:val="22"/>
          <w:lang w:eastAsia="en-US"/>
        </w:rPr>
        <w:t>Configure the firmware components:</w:t>
      </w:r>
      <w:r>
        <w:rPr>
          <w:rFonts w:ascii="Arial" w:hAnsi="Arial" w:cs="Arial"/>
          <w:sz w:val="22"/>
          <w:szCs w:val="22"/>
          <w:lang w:eastAsia="en-US"/>
        </w:rPr>
        <w:t xml:space="preserve"> the HAL and Middleware components offer a  set of build time configuration options using macros “#define”  declared in a header file.  A template configuration file is provided within each component, it has to be copied to the project folder (usually the configuration file is named </w:t>
      </w:r>
      <w:proofErr w:type="spellStart"/>
      <w:r w:rsidRPr="009A384D">
        <w:rPr>
          <w:rFonts w:ascii="Arial" w:hAnsi="Arial" w:cs="Arial"/>
          <w:sz w:val="22"/>
          <w:szCs w:val="22"/>
          <w:lang w:eastAsia="en-US"/>
        </w:rPr>
        <w:t>xx</w:t>
      </w:r>
      <w:r>
        <w:rPr>
          <w:rFonts w:ascii="Arial" w:hAnsi="Arial" w:cs="Arial"/>
          <w:sz w:val="22"/>
          <w:szCs w:val="22"/>
          <w:lang w:eastAsia="en-US"/>
        </w:rPr>
        <w:t>x</w:t>
      </w:r>
      <w:r w:rsidRPr="009A384D">
        <w:rPr>
          <w:rFonts w:ascii="Arial" w:hAnsi="Arial" w:cs="Arial"/>
          <w:sz w:val="22"/>
          <w:szCs w:val="22"/>
          <w:lang w:eastAsia="en-US"/>
        </w:rPr>
        <w:t>_conf_template.h</w:t>
      </w:r>
      <w:proofErr w:type="spellEnd"/>
      <w:r>
        <w:rPr>
          <w:rFonts w:ascii="Arial" w:hAnsi="Arial" w:cs="Arial"/>
          <w:sz w:val="22"/>
          <w:szCs w:val="22"/>
          <w:lang w:eastAsia="en-US"/>
        </w:rPr>
        <w:t>, the word “_template” need to be removed when copying it to the project folder). The configuration file provides enough information to know the impact of each configuration option; more detailed information is available in the documentation provided for each component.</w:t>
      </w:r>
    </w:p>
    <w:p w14:paraId="7CDFE51E" w14:textId="77777777" w:rsidR="009C55B1" w:rsidRDefault="009C55B1" w:rsidP="009C55B1">
      <w:pPr>
        <w:pStyle w:val="ListParagraph"/>
        <w:jc w:val="both"/>
        <w:rPr>
          <w:rFonts w:ascii="Arial" w:hAnsi="Arial" w:cs="Arial"/>
          <w:sz w:val="22"/>
          <w:szCs w:val="22"/>
          <w:lang w:eastAsia="en-US"/>
        </w:rPr>
      </w:pPr>
    </w:p>
    <w:p w14:paraId="3465B439" w14:textId="77777777" w:rsidR="009C55B1" w:rsidRDefault="009C55B1" w:rsidP="00847E27">
      <w:pPr>
        <w:pStyle w:val="ListParagraph"/>
        <w:numPr>
          <w:ilvl w:val="0"/>
          <w:numId w:val="16"/>
        </w:numPr>
        <w:jc w:val="both"/>
        <w:rPr>
          <w:rFonts w:ascii="Arial" w:hAnsi="Arial" w:cs="Arial"/>
          <w:sz w:val="22"/>
          <w:szCs w:val="22"/>
          <w:lang w:eastAsia="en-US"/>
        </w:rPr>
      </w:pPr>
      <w:r w:rsidRPr="00565118">
        <w:rPr>
          <w:rFonts w:ascii="Arial" w:hAnsi="Arial" w:cs="Arial"/>
          <w:b/>
          <w:sz w:val="22"/>
          <w:szCs w:val="22"/>
          <w:lang w:eastAsia="en-US"/>
        </w:rPr>
        <w:t>Start the HAL Library</w:t>
      </w:r>
      <w:r>
        <w:rPr>
          <w:rFonts w:ascii="Arial" w:hAnsi="Arial" w:cs="Arial"/>
          <w:sz w:val="22"/>
          <w:szCs w:val="22"/>
          <w:lang w:eastAsia="en-US"/>
        </w:rPr>
        <w:t xml:space="preserve">: after jumping to the main program, the application code need to call </w:t>
      </w:r>
      <w:proofErr w:type="spellStart"/>
      <w:r w:rsidRPr="00565118">
        <w:rPr>
          <w:rFonts w:ascii="Arial" w:hAnsi="Arial" w:cs="Arial"/>
          <w:i/>
          <w:sz w:val="22"/>
          <w:szCs w:val="22"/>
          <w:lang w:eastAsia="en-US"/>
        </w:rPr>
        <w:t>HAL_Init</w:t>
      </w:r>
      <w:proofErr w:type="spellEnd"/>
      <w:r w:rsidRPr="00565118">
        <w:rPr>
          <w:rFonts w:ascii="Arial" w:hAnsi="Arial" w:cs="Arial"/>
          <w:i/>
          <w:sz w:val="22"/>
          <w:szCs w:val="22"/>
          <w:lang w:eastAsia="en-US"/>
        </w:rPr>
        <w:t>()</w:t>
      </w:r>
      <w:r>
        <w:rPr>
          <w:rFonts w:ascii="Arial" w:hAnsi="Arial" w:cs="Arial"/>
          <w:sz w:val="22"/>
          <w:szCs w:val="22"/>
          <w:lang w:eastAsia="en-US"/>
        </w:rPr>
        <w:t xml:space="preserve"> API to initialize the HAL Library, which do the following:</w:t>
      </w:r>
    </w:p>
    <w:p w14:paraId="3CBFC001" w14:textId="77777777" w:rsidR="009C55B1" w:rsidRPr="00841BC0" w:rsidRDefault="009C55B1" w:rsidP="00847E27">
      <w:pPr>
        <w:pStyle w:val="ListParagraph"/>
        <w:numPr>
          <w:ilvl w:val="0"/>
          <w:numId w:val="26"/>
        </w:numPr>
        <w:jc w:val="both"/>
        <w:rPr>
          <w:rFonts w:ascii="Arial" w:hAnsi="Arial" w:cs="Arial"/>
          <w:sz w:val="22"/>
          <w:szCs w:val="22"/>
          <w:lang w:eastAsia="en-US"/>
        </w:rPr>
      </w:pPr>
      <w:r w:rsidRPr="00841BC0">
        <w:rPr>
          <w:rFonts w:ascii="Arial" w:hAnsi="Arial" w:cs="Arial"/>
          <w:sz w:val="22"/>
          <w:szCs w:val="22"/>
          <w:lang w:eastAsia="en-US"/>
        </w:rPr>
        <w:lastRenderedPageBreak/>
        <w:t xml:space="preserve">configure the Flash </w:t>
      </w:r>
      <w:proofErr w:type="spellStart"/>
      <w:r w:rsidRPr="00841BC0">
        <w:rPr>
          <w:rFonts w:ascii="Arial" w:hAnsi="Arial" w:cs="Arial"/>
          <w:sz w:val="22"/>
          <w:szCs w:val="22"/>
          <w:lang w:eastAsia="en-US"/>
        </w:rPr>
        <w:t>prefetch</w:t>
      </w:r>
      <w:proofErr w:type="spellEnd"/>
      <w:r w:rsidRPr="00841BC0">
        <w:rPr>
          <w:rFonts w:ascii="Arial" w:hAnsi="Arial" w:cs="Arial"/>
          <w:sz w:val="22"/>
          <w:szCs w:val="22"/>
          <w:lang w:eastAsia="en-US"/>
        </w:rPr>
        <w:t xml:space="preserve"> and </w:t>
      </w:r>
      <w:proofErr w:type="spellStart"/>
      <w:r w:rsidRPr="00841BC0">
        <w:rPr>
          <w:rFonts w:ascii="Arial" w:hAnsi="Arial" w:cs="Arial"/>
          <w:sz w:val="22"/>
          <w:szCs w:val="22"/>
          <w:lang w:eastAsia="en-US"/>
        </w:rPr>
        <w:t>SysTick</w:t>
      </w:r>
      <w:proofErr w:type="spellEnd"/>
      <w:r w:rsidRPr="00841BC0">
        <w:rPr>
          <w:rFonts w:ascii="Arial" w:hAnsi="Arial" w:cs="Arial"/>
          <w:sz w:val="22"/>
          <w:szCs w:val="22"/>
          <w:lang w:eastAsia="en-US"/>
        </w:rPr>
        <w:t xml:space="preserve"> interrupt priority (configured by user through macros defined in stm32f3xx_hal_conf.h)</w:t>
      </w:r>
    </w:p>
    <w:p w14:paraId="2335C347" w14:textId="77777777" w:rsidR="009C55B1" w:rsidRPr="00841BC0" w:rsidRDefault="009C55B1" w:rsidP="00847E27">
      <w:pPr>
        <w:pStyle w:val="ListParagraph"/>
        <w:numPr>
          <w:ilvl w:val="0"/>
          <w:numId w:val="26"/>
        </w:numPr>
        <w:jc w:val="both"/>
        <w:rPr>
          <w:rFonts w:ascii="Arial" w:hAnsi="Arial" w:cs="Arial"/>
          <w:sz w:val="22"/>
          <w:szCs w:val="22"/>
          <w:lang w:eastAsia="en-US"/>
        </w:rPr>
      </w:pPr>
      <w:r w:rsidRPr="00841BC0">
        <w:rPr>
          <w:rFonts w:ascii="Arial" w:hAnsi="Arial" w:cs="Arial"/>
          <w:sz w:val="22"/>
          <w:szCs w:val="22"/>
          <w:lang w:eastAsia="en-US"/>
        </w:rPr>
        <w:t xml:space="preserve">configure the </w:t>
      </w:r>
      <w:proofErr w:type="spellStart"/>
      <w:r w:rsidRPr="00841BC0">
        <w:rPr>
          <w:rFonts w:ascii="Arial" w:hAnsi="Arial" w:cs="Arial"/>
          <w:sz w:val="22"/>
          <w:szCs w:val="22"/>
          <w:lang w:eastAsia="en-US"/>
        </w:rPr>
        <w:t>Systick</w:t>
      </w:r>
      <w:proofErr w:type="spellEnd"/>
      <w:r w:rsidRPr="00841BC0">
        <w:rPr>
          <w:rFonts w:ascii="Arial" w:hAnsi="Arial" w:cs="Arial"/>
          <w:sz w:val="22"/>
          <w:szCs w:val="22"/>
          <w:lang w:eastAsia="en-US"/>
        </w:rPr>
        <w:t xml:space="preserve"> to generate an interrupt each 1 </w:t>
      </w:r>
      <w:proofErr w:type="spellStart"/>
      <w:r w:rsidRPr="00841BC0">
        <w:rPr>
          <w:rFonts w:ascii="Arial" w:hAnsi="Arial" w:cs="Arial"/>
          <w:sz w:val="22"/>
          <w:szCs w:val="22"/>
          <w:lang w:eastAsia="en-US"/>
        </w:rPr>
        <w:t>msec</w:t>
      </w:r>
      <w:proofErr w:type="spellEnd"/>
      <w:r w:rsidRPr="00841BC0">
        <w:rPr>
          <w:rFonts w:ascii="Arial" w:hAnsi="Arial" w:cs="Arial"/>
          <w:sz w:val="22"/>
          <w:szCs w:val="22"/>
          <w:lang w:eastAsia="en-US"/>
        </w:rPr>
        <w:t xml:space="preserve"> at the </w:t>
      </w:r>
      <w:proofErr w:type="spellStart"/>
      <w:r w:rsidRPr="00841BC0">
        <w:rPr>
          <w:rFonts w:ascii="Arial" w:hAnsi="Arial" w:cs="Arial"/>
          <w:sz w:val="22"/>
          <w:szCs w:val="22"/>
          <w:lang w:eastAsia="en-US"/>
        </w:rPr>
        <w:t>SysTick</w:t>
      </w:r>
      <w:proofErr w:type="spellEnd"/>
      <w:r w:rsidRPr="00841BC0">
        <w:rPr>
          <w:rFonts w:ascii="Arial" w:hAnsi="Arial" w:cs="Arial"/>
          <w:sz w:val="22"/>
          <w:szCs w:val="22"/>
          <w:lang w:eastAsia="en-US"/>
        </w:rPr>
        <w:t xml:space="preserve"> interrupt priority TICK_INT_PRIO defined in stm32f3xx_hal_conf.h, which is clocked by the HSI (at this stage, the clock is not yet configured and thus the system is running from the internal HSI at 8 MHz)</w:t>
      </w:r>
    </w:p>
    <w:p w14:paraId="60913742" w14:textId="77777777" w:rsidR="009C55B1" w:rsidRPr="00841BC0" w:rsidRDefault="009C55B1" w:rsidP="00847E27">
      <w:pPr>
        <w:pStyle w:val="ListParagraph"/>
        <w:numPr>
          <w:ilvl w:val="0"/>
          <w:numId w:val="26"/>
        </w:numPr>
        <w:jc w:val="both"/>
        <w:rPr>
          <w:rFonts w:ascii="Arial" w:hAnsi="Arial" w:cs="Arial"/>
          <w:sz w:val="22"/>
          <w:szCs w:val="22"/>
          <w:lang w:eastAsia="en-US"/>
        </w:rPr>
      </w:pPr>
      <w:r w:rsidRPr="00841BC0">
        <w:rPr>
          <w:rFonts w:ascii="Arial" w:hAnsi="Arial" w:cs="Arial"/>
          <w:sz w:val="22"/>
          <w:szCs w:val="22"/>
          <w:lang w:eastAsia="en-US"/>
        </w:rPr>
        <w:t>Set NVIC Group Priority to 4</w:t>
      </w:r>
    </w:p>
    <w:p w14:paraId="3E01CF38" w14:textId="77777777" w:rsidR="009C55B1" w:rsidRPr="00841BC0" w:rsidRDefault="009C55B1" w:rsidP="00847E27">
      <w:pPr>
        <w:pStyle w:val="ListParagraph"/>
        <w:numPr>
          <w:ilvl w:val="0"/>
          <w:numId w:val="26"/>
        </w:numPr>
        <w:jc w:val="both"/>
        <w:rPr>
          <w:rFonts w:ascii="Arial" w:hAnsi="Arial" w:cs="Arial"/>
          <w:sz w:val="22"/>
          <w:szCs w:val="22"/>
          <w:lang w:eastAsia="en-US"/>
        </w:rPr>
      </w:pPr>
      <w:r w:rsidRPr="00841BC0">
        <w:rPr>
          <w:rFonts w:ascii="Arial" w:hAnsi="Arial" w:cs="Arial"/>
          <w:sz w:val="22"/>
          <w:szCs w:val="22"/>
          <w:lang w:eastAsia="en-US"/>
        </w:rPr>
        <w:t xml:space="preserve">Calls </w:t>
      </w:r>
      <w:proofErr w:type="spellStart"/>
      <w:r w:rsidRPr="00841BC0">
        <w:rPr>
          <w:rFonts w:ascii="Arial" w:hAnsi="Arial" w:cs="Arial"/>
          <w:sz w:val="22"/>
          <w:szCs w:val="22"/>
          <w:lang w:eastAsia="en-US"/>
        </w:rPr>
        <w:t>HAL_MspInit</w:t>
      </w:r>
      <w:proofErr w:type="spellEnd"/>
      <w:r w:rsidRPr="00841BC0">
        <w:rPr>
          <w:rFonts w:ascii="Arial" w:hAnsi="Arial" w:cs="Arial"/>
          <w:sz w:val="22"/>
          <w:szCs w:val="22"/>
          <w:lang w:eastAsia="en-US"/>
        </w:rPr>
        <w:t>() callback function defined  in user file stm32f3xx_hal_msp.c  to do global low level hardware initializations</w:t>
      </w:r>
    </w:p>
    <w:p w14:paraId="667774ED" w14:textId="77777777" w:rsidR="009C55B1" w:rsidRDefault="009C55B1" w:rsidP="009C55B1">
      <w:pPr>
        <w:pStyle w:val="ListParagraph"/>
        <w:jc w:val="both"/>
        <w:rPr>
          <w:rFonts w:ascii="Arial" w:hAnsi="Arial" w:cs="Arial"/>
          <w:sz w:val="22"/>
          <w:szCs w:val="22"/>
          <w:lang w:eastAsia="en-US"/>
        </w:rPr>
      </w:pPr>
    </w:p>
    <w:p w14:paraId="0FCDA348" w14:textId="77777777" w:rsidR="009C55B1" w:rsidRDefault="009C55B1" w:rsidP="00847E27">
      <w:pPr>
        <w:pStyle w:val="ListParagraph"/>
        <w:numPr>
          <w:ilvl w:val="0"/>
          <w:numId w:val="16"/>
        </w:numPr>
        <w:jc w:val="both"/>
        <w:rPr>
          <w:rFonts w:ascii="Arial" w:hAnsi="Arial" w:cs="Arial"/>
          <w:sz w:val="22"/>
          <w:szCs w:val="22"/>
          <w:lang w:eastAsia="en-US"/>
        </w:rPr>
      </w:pPr>
      <w:r>
        <w:rPr>
          <w:rFonts w:ascii="Arial" w:hAnsi="Arial" w:cs="Arial"/>
          <w:b/>
          <w:sz w:val="22"/>
          <w:szCs w:val="22"/>
          <w:lang w:eastAsia="en-US"/>
        </w:rPr>
        <w:t>Configure the system clock</w:t>
      </w:r>
      <w:r w:rsidRPr="00EC70AD">
        <w:rPr>
          <w:rFonts w:ascii="Arial" w:hAnsi="Arial" w:cs="Arial"/>
          <w:b/>
          <w:sz w:val="22"/>
          <w:szCs w:val="22"/>
          <w:lang w:eastAsia="en-US"/>
        </w:rPr>
        <w:t>:</w:t>
      </w:r>
      <w:r>
        <w:rPr>
          <w:rFonts w:ascii="Arial" w:hAnsi="Arial" w:cs="Arial"/>
          <w:sz w:val="22"/>
          <w:szCs w:val="22"/>
          <w:lang w:eastAsia="en-US"/>
        </w:rPr>
        <w:t xml:space="preserve"> the system clock configuration is done by calling these two APIs</w:t>
      </w:r>
    </w:p>
    <w:p w14:paraId="5EFDCC4F" w14:textId="77777777" w:rsidR="009C55B1" w:rsidRPr="00841BC0" w:rsidRDefault="009C55B1" w:rsidP="00847E27">
      <w:pPr>
        <w:pStyle w:val="ListParagraph"/>
        <w:numPr>
          <w:ilvl w:val="0"/>
          <w:numId w:val="25"/>
        </w:numPr>
        <w:jc w:val="both"/>
        <w:rPr>
          <w:rFonts w:ascii="Arial" w:hAnsi="Arial" w:cs="Arial"/>
          <w:sz w:val="22"/>
          <w:szCs w:val="22"/>
          <w:lang w:eastAsia="en-US"/>
        </w:rPr>
      </w:pPr>
      <w:proofErr w:type="spellStart"/>
      <w:r w:rsidRPr="00841BC0">
        <w:rPr>
          <w:rFonts w:ascii="Arial" w:hAnsi="Arial" w:cs="Arial"/>
          <w:sz w:val="22"/>
          <w:szCs w:val="22"/>
          <w:lang w:eastAsia="en-US"/>
        </w:rPr>
        <w:t>HAL_RCC_</w:t>
      </w:r>
      <w:proofErr w:type="gramStart"/>
      <w:r w:rsidRPr="00841BC0">
        <w:rPr>
          <w:rFonts w:ascii="Arial" w:hAnsi="Arial" w:cs="Arial"/>
          <w:sz w:val="22"/>
          <w:szCs w:val="22"/>
          <w:lang w:eastAsia="en-US"/>
        </w:rPr>
        <w:t>OscConfig</w:t>
      </w:r>
      <w:proofErr w:type="spellEnd"/>
      <w:r w:rsidRPr="00841BC0">
        <w:rPr>
          <w:rFonts w:ascii="Arial" w:hAnsi="Arial" w:cs="Arial"/>
          <w:sz w:val="22"/>
          <w:szCs w:val="22"/>
          <w:lang w:eastAsia="en-US"/>
        </w:rPr>
        <w:t>(</w:t>
      </w:r>
      <w:proofErr w:type="gramEnd"/>
      <w:r w:rsidRPr="00841BC0">
        <w:rPr>
          <w:rFonts w:ascii="Arial" w:hAnsi="Arial" w:cs="Arial"/>
          <w:sz w:val="22"/>
          <w:szCs w:val="22"/>
          <w:lang w:eastAsia="en-US"/>
        </w:rPr>
        <w:t>): configures the internal and/or external oscillators,  PLL source and factors. User may select to configure one oscillator or all oscillators, in addition PLL configuration may be skipped if there is no need to run the system at high frequency</w:t>
      </w:r>
    </w:p>
    <w:p w14:paraId="4993D3A8" w14:textId="77777777" w:rsidR="009C55B1" w:rsidRPr="00841BC0" w:rsidRDefault="009C55B1" w:rsidP="00847E27">
      <w:pPr>
        <w:pStyle w:val="ListParagraph"/>
        <w:numPr>
          <w:ilvl w:val="0"/>
          <w:numId w:val="25"/>
        </w:numPr>
        <w:jc w:val="both"/>
        <w:rPr>
          <w:rFonts w:ascii="Arial" w:hAnsi="Arial" w:cs="Arial"/>
          <w:sz w:val="22"/>
          <w:szCs w:val="22"/>
          <w:lang w:eastAsia="en-US"/>
        </w:rPr>
      </w:pPr>
      <w:proofErr w:type="spellStart"/>
      <w:r w:rsidRPr="00841BC0">
        <w:rPr>
          <w:rFonts w:ascii="Arial" w:hAnsi="Arial" w:cs="Arial"/>
          <w:sz w:val="22"/>
          <w:szCs w:val="22"/>
          <w:lang w:eastAsia="en-US"/>
        </w:rPr>
        <w:t>HAL_RCC_ClockConfig</w:t>
      </w:r>
      <w:proofErr w:type="spellEnd"/>
      <w:r w:rsidRPr="00841BC0">
        <w:rPr>
          <w:rFonts w:ascii="Arial" w:hAnsi="Arial" w:cs="Arial"/>
          <w:sz w:val="22"/>
          <w:szCs w:val="22"/>
          <w:lang w:eastAsia="en-US"/>
        </w:rPr>
        <w:t xml:space="preserve">(): configures the system clock source, Flash latency and AHB and APB </w:t>
      </w:r>
      <w:proofErr w:type="spellStart"/>
      <w:r w:rsidRPr="00841BC0">
        <w:rPr>
          <w:rFonts w:ascii="Arial" w:hAnsi="Arial" w:cs="Arial"/>
          <w:sz w:val="22"/>
          <w:szCs w:val="22"/>
          <w:lang w:eastAsia="en-US"/>
        </w:rPr>
        <w:t>prescaler</w:t>
      </w:r>
      <w:proofErr w:type="spellEnd"/>
    </w:p>
    <w:p w14:paraId="472BAF85" w14:textId="77777777" w:rsidR="009C55B1" w:rsidRDefault="009C55B1" w:rsidP="009C55B1">
      <w:pPr>
        <w:pStyle w:val="ListParagraph"/>
        <w:ind w:left="1440"/>
        <w:jc w:val="both"/>
        <w:rPr>
          <w:rFonts w:ascii="Arial" w:hAnsi="Arial" w:cs="Arial"/>
          <w:sz w:val="22"/>
          <w:szCs w:val="22"/>
          <w:lang w:eastAsia="en-US"/>
        </w:rPr>
      </w:pPr>
    </w:p>
    <w:p w14:paraId="71F952D6" w14:textId="77777777" w:rsidR="009C55B1" w:rsidRDefault="009C55B1" w:rsidP="00847E27">
      <w:pPr>
        <w:pStyle w:val="ListParagraph"/>
        <w:numPr>
          <w:ilvl w:val="0"/>
          <w:numId w:val="16"/>
        </w:numPr>
        <w:rPr>
          <w:rFonts w:ascii="Arial" w:hAnsi="Arial" w:cs="Arial"/>
          <w:b/>
          <w:sz w:val="22"/>
          <w:szCs w:val="22"/>
          <w:lang w:eastAsia="en-US"/>
        </w:rPr>
      </w:pPr>
      <w:r w:rsidRPr="00841BC0">
        <w:rPr>
          <w:rFonts w:ascii="Arial" w:hAnsi="Arial" w:cs="Arial"/>
          <w:b/>
          <w:sz w:val="22"/>
          <w:szCs w:val="22"/>
          <w:lang w:eastAsia="en-US"/>
        </w:rPr>
        <w:t>Peripheral initialization</w:t>
      </w:r>
    </w:p>
    <w:p w14:paraId="04EBCD90" w14:textId="77777777" w:rsidR="009C55B1" w:rsidRDefault="009C55B1" w:rsidP="00847E27">
      <w:pPr>
        <w:pStyle w:val="ListParagraph"/>
        <w:numPr>
          <w:ilvl w:val="0"/>
          <w:numId w:val="22"/>
        </w:numPr>
        <w:rPr>
          <w:rFonts w:ascii="Arial" w:hAnsi="Arial" w:cs="Arial"/>
          <w:sz w:val="22"/>
          <w:szCs w:val="22"/>
          <w:lang w:eastAsia="en-US"/>
        </w:rPr>
      </w:pPr>
      <w:r w:rsidRPr="00841BC0">
        <w:rPr>
          <w:rFonts w:ascii="Arial" w:hAnsi="Arial" w:cs="Arial"/>
          <w:sz w:val="22"/>
          <w:szCs w:val="22"/>
          <w:lang w:eastAsia="en-US"/>
        </w:rPr>
        <w:t xml:space="preserve">Start by writing the peripheral </w:t>
      </w:r>
      <w:proofErr w:type="spellStart"/>
      <w:r w:rsidRPr="00841BC0">
        <w:rPr>
          <w:rFonts w:ascii="Arial" w:hAnsi="Arial" w:cs="Arial"/>
          <w:sz w:val="22"/>
          <w:szCs w:val="22"/>
          <w:lang w:eastAsia="en-US"/>
        </w:rPr>
        <w:t>HAL_PPP_MspIn</w:t>
      </w:r>
      <w:r>
        <w:rPr>
          <w:rFonts w:ascii="Arial" w:hAnsi="Arial" w:cs="Arial"/>
          <w:sz w:val="22"/>
          <w:szCs w:val="22"/>
          <w:lang w:eastAsia="en-US"/>
        </w:rPr>
        <w:t>it</w:t>
      </w:r>
      <w:proofErr w:type="spellEnd"/>
      <w:r>
        <w:rPr>
          <w:rFonts w:ascii="Arial" w:hAnsi="Arial" w:cs="Arial"/>
          <w:sz w:val="22"/>
          <w:szCs w:val="22"/>
          <w:lang w:eastAsia="en-US"/>
        </w:rPr>
        <w:t xml:space="preserve"> function. For this function, </w:t>
      </w:r>
      <w:r w:rsidRPr="00841BC0">
        <w:rPr>
          <w:rFonts w:ascii="Arial" w:hAnsi="Arial" w:cs="Arial"/>
          <w:sz w:val="22"/>
          <w:szCs w:val="22"/>
          <w:lang w:eastAsia="en-US"/>
        </w:rPr>
        <w:t>please proceed as follows</w:t>
      </w:r>
    </w:p>
    <w:p w14:paraId="6539BD7D" w14:textId="77777777" w:rsidR="009C55B1" w:rsidRPr="00841BC0" w:rsidRDefault="009C55B1" w:rsidP="00847E27">
      <w:pPr>
        <w:pStyle w:val="ListParagraph"/>
        <w:numPr>
          <w:ilvl w:val="1"/>
          <w:numId w:val="23"/>
        </w:numPr>
        <w:rPr>
          <w:rFonts w:ascii="Arial" w:hAnsi="Arial" w:cs="Arial"/>
          <w:sz w:val="22"/>
          <w:szCs w:val="22"/>
          <w:lang w:eastAsia="en-US"/>
        </w:rPr>
      </w:pPr>
      <w:r w:rsidRPr="00841BC0">
        <w:rPr>
          <w:rFonts w:ascii="Arial" w:hAnsi="Arial" w:cs="Arial"/>
          <w:sz w:val="22"/>
          <w:szCs w:val="22"/>
          <w:lang w:eastAsia="en-US"/>
        </w:rPr>
        <w:t>Enable the peripheral clock.</w:t>
      </w:r>
    </w:p>
    <w:p w14:paraId="73275CBE" w14:textId="77777777" w:rsidR="009C55B1" w:rsidRPr="00841BC0" w:rsidRDefault="009C55B1" w:rsidP="00847E27">
      <w:pPr>
        <w:pStyle w:val="ListParagraph"/>
        <w:numPr>
          <w:ilvl w:val="1"/>
          <w:numId w:val="23"/>
        </w:numPr>
        <w:rPr>
          <w:rFonts w:ascii="Arial" w:hAnsi="Arial" w:cs="Arial"/>
          <w:sz w:val="22"/>
          <w:szCs w:val="22"/>
          <w:lang w:eastAsia="en-US"/>
        </w:rPr>
      </w:pPr>
      <w:r w:rsidRPr="00841BC0">
        <w:rPr>
          <w:rFonts w:ascii="Arial" w:hAnsi="Arial" w:cs="Arial"/>
          <w:sz w:val="22"/>
          <w:szCs w:val="22"/>
          <w:lang w:eastAsia="en-US"/>
        </w:rPr>
        <w:t>Configure the peripheral GPIOs.</w:t>
      </w:r>
    </w:p>
    <w:p w14:paraId="481DDA49" w14:textId="77777777" w:rsidR="009C55B1" w:rsidRPr="00841BC0" w:rsidRDefault="009C55B1" w:rsidP="00847E27">
      <w:pPr>
        <w:pStyle w:val="ListParagraph"/>
        <w:numPr>
          <w:ilvl w:val="1"/>
          <w:numId w:val="23"/>
        </w:numPr>
        <w:rPr>
          <w:rFonts w:ascii="Arial" w:hAnsi="Arial" w:cs="Arial"/>
          <w:sz w:val="22"/>
          <w:szCs w:val="22"/>
          <w:lang w:eastAsia="en-US"/>
        </w:rPr>
      </w:pPr>
      <w:r w:rsidRPr="00841BC0">
        <w:rPr>
          <w:rFonts w:ascii="Arial" w:hAnsi="Arial" w:cs="Arial"/>
          <w:sz w:val="22"/>
          <w:szCs w:val="22"/>
          <w:lang w:eastAsia="en-US"/>
        </w:rPr>
        <w:t>Configure DMA channel and enable DMA interrupt (if needed).</w:t>
      </w:r>
    </w:p>
    <w:p w14:paraId="3C4C06B3" w14:textId="77777777" w:rsidR="009C55B1" w:rsidRPr="00841BC0" w:rsidRDefault="009C55B1" w:rsidP="00847E27">
      <w:pPr>
        <w:pStyle w:val="ListParagraph"/>
        <w:numPr>
          <w:ilvl w:val="1"/>
          <w:numId w:val="23"/>
        </w:numPr>
        <w:rPr>
          <w:rFonts w:ascii="Arial" w:hAnsi="Arial" w:cs="Arial"/>
          <w:sz w:val="22"/>
          <w:szCs w:val="22"/>
          <w:lang w:eastAsia="en-US"/>
        </w:rPr>
      </w:pPr>
      <w:r w:rsidRPr="00841BC0">
        <w:rPr>
          <w:rFonts w:ascii="Arial" w:hAnsi="Arial" w:cs="Arial"/>
          <w:sz w:val="22"/>
          <w:szCs w:val="22"/>
          <w:lang w:eastAsia="en-US"/>
        </w:rPr>
        <w:t>Enable peripheral interrupt (if needed).</w:t>
      </w:r>
    </w:p>
    <w:p w14:paraId="4BA9D53F" w14:textId="77777777" w:rsidR="009C55B1" w:rsidRPr="00841BC0" w:rsidRDefault="009C55B1" w:rsidP="00847E27">
      <w:pPr>
        <w:pStyle w:val="ListParagraph"/>
        <w:numPr>
          <w:ilvl w:val="0"/>
          <w:numId w:val="22"/>
        </w:numPr>
        <w:rPr>
          <w:rFonts w:ascii="Arial" w:hAnsi="Arial" w:cs="Arial"/>
          <w:sz w:val="22"/>
          <w:szCs w:val="22"/>
          <w:lang w:eastAsia="en-US"/>
        </w:rPr>
      </w:pPr>
      <w:r w:rsidRPr="00841BC0">
        <w:rPr>
          <w:rFonts w:ascii="Arial" w:hAnsi="Arial" w:cs="Arial"/>
          <w:sz w:val="22"/>
          <w:szCs w:val="22"/>
          <w:lang w:eastAsia="en-US"/>
        </w:rPr>
        <w:t xml:space="preserve">Edit the stm32xxx_it.c to call required interrupt handlers (peripheral and DMA), </w:t>
      </w:r>
      <w:r>
        <w:rPr>
          <w:rFonts w:ascii="Arial" w:hAnsi="Arial" w:cs="Arial"/>
          <w:sz w:val="22"/>
          <w:szCs w:val="22"/>
          <w:lang w:eastAsia="en-US"/>
        </w:rPr>
        <w:t xml:space="preserve">if </w:t>
      </w:r>
      <w:r w:rsidRPr="00841BC0">
        <w:rPr>
          <w:rFonts w:ascii="Arial" w:hAnsi="Arial" w:cs="Arial"/>
          <w:sz w:val="22"/>
          <w:szCs w:val="22"/>
          <w:lang w:eastAsia="en-US"/>
        </w:rPr>
        <w:t>needed.</w:t>
      </w:r>
    </w:p>
    <w:p w14:paraId="4D66B205" w14:textId="77777777" w:rsidR="009C55B1" w:rsidRDefault="009C55B1" w:rsidP="00847E27">
      <w:pPr>
        <w:pStyle w:val="ListParagraph"/>
        <w:numPr>
          <w:ilvl w:val="0"/>
          <w:numId w:val="22"/>
        </w:numPr>
        <w:rPr>
          <w:rFonts w:ascii="Arial" w:hAnsi="Arial" w:cs="Arial"/>
          <w:sz w:val="22"/>
          <w:szCs w:val="22"/>
          <w:lang w:eastAsia="en-US"/>
        </w:rPr>
      </w:pPr>
      <w:r w:rsidRPr="00841BC0">
        <w:rPr>
          <w:rFonts w:ascii="Arial" w:hAnsi="Arial" w:cs="Arial"/>
          <w:sz w:val="22"/>
          <w:szCs w:val="22"/>
          <w:lang w:eastAsia="en-US"/>
        </w:rPr>
        <w:t>Write process complete callback functions if you p</w:t>
      </w:r>
      <w:r>
        <w:rPr>
          <w:rFonts w:ascii="Arial" w:hAnsi="Arial" w:cs="Arial"/>
          <w:sz w:val="22"/>
          <w:szCs w:val="22"/>
          <w:lang w:eastAsia="en-US"/>
        </w:rPr>
        <w:t xml:space="preserve">lan to use peripheral interrupt </w:t>
      </w:r>
      <w:r w:rsidRPr="00841BC0">
        <w:rPr>
          <w:rFonts w:ascii="Arial" w:hAnsi="Arial" w:cs="Arial"/>
          <w:sz w:val="22"/>
          <w:szCs w:val="22"/>
          <w:lang w:eastAsia="en-US"/>
        </w:rPr>
        <w:t>or DMA</w:t>
      </w:r>
      <w:r>
        <w:rPr>
          <w:rFonts w:ascii="Arial" w:hAnsi="Arial" w:cs="Arial"/>
          <w:sz w:val="22"/>
          <w:szCs w:val="22"/>
          <w:lang w:eastAsia="en-US"/>
        </w:rPr>
        <w:t>.</w:t>
      </w:r>
    </w:p>
    <w:p w14:paraId="77C84560" w14:textId="77777777" w:rsidR="009C55B1" w:rsidRPr="00841BC0" w:rsidRDefault="009C55B1" w:rsidP="00847E27">
      <w:pPr>
        <w:pStyle w:val="ListParagraph"/>
        <w:numPr>
          <w:ilvl w:val="0"/>
          <w:numId w:val="22"/>
        </w:numPr>
        <w:rPr>
          <w:rFonts w:ascii="Arial" w:hAnsi="Arial" w:cs="Arial"/>
          <w:sz w:val="22"/>
          <w:szCs w:val="22"/>
          <w:lang w:eastAsia="en-US"/>
        </w:rPr>
      </w:pPr>
      <w:r w:rsidRPr="00841BC0">
        <w:rPr>
          <w:rFonts w:ascii="Arial" w:hAnsi="Arial" w:cs="Arial"/>
          <w:sz w:val="22"/>
          <w:szCs w:val="22"/>
          <w:lang w:eastAsia="en-US"/>
        </w:rPr>
        <w:t xml:space="preserve">In your </w:t>
      </w:r>
      <w:proofErr w:type="spellStart"/>
      <w:r w:rsidRPr="00841BC0">
        <w:rPr>
          <w:rFonts w:ascii="Arial" w:hAnsi="Arial" w:cs="Arial"/>
          <w:sz w:val="22"/>
          <w:szCs w:val="22"/>
          <w:lang w:eastAsia="en-US"/>
        </w:rPr>
        <w:t>main.c</w:t>
      </w:r>
      <w:proofErr w:type="spellEnd"/>
      <w:r w:rsidRPr="00841BC0">
        <w:rPr>
          <w:rFonts w:ascii="Arial" w:hAnsi="Arial" w:cs="Arial"/>
          <w:sz w:val="22"/>
          <w:szCs w:val="22"/>
          <w:lang w:eastAsia="en-US"/>
        </w:rPr>
        <w:t xml:space="preserve"> file, initialize the peripheral handle structure then call the function </w:t>
      </w:r>
    </w:p>
    <w:p w14:paraId="591A72BA" w14:textId="77777777" w:rsidR="009C55B1" w:rsidRPr="00841BC0" w:rsidRDefault="009C55B1" w:rsidP="009C55B1">
      <w:pPr>
        <w:pStyle w:val="ListParagraph"/>
        <w:ind w:left="1069"/>
        <w:rPr>
          <w:rFonts w:ascii="Arial" w:hAnsi="Arial" w:cs="Arial"/>
          <w:sz w:val="22"/>
          <w:szCs w:val="22"/>
          <w:lang w:eastAsia="en-US"/>
        </w:rPr>
      </w:pPr>
      <w:proofErr w:type="spellStart"/>
      <w:r w:rsidRPr="00841BC0">
        <w:rPr>
          <w:rFonts w:ascii="Arial" w:hAnsi="Arial" w:cs="Arial"/>
          <w:sz w:val="22"/>
          <w:szCs w:val="22"/>
          <w:lang w:eastAsia="en-US"/>
        </w:rPr>
        <w:t>HAL_PPP_</w:t>
      </w:r>
      <w:proofErr w:type="gramStart"/>
      <w:r w:rsidRPr="00841BC0">
        <w:rPr>
          <w:rFonts w:ascii="Arial" w:hAnsi="Arial" w:cs="Arial"/>
          <w:sz w:val="22"/>
          <w:szCs w:val="22"/>
          <w:lang w:eastAsia="en-US"/>
        </w:rPr>
        <w:t>Init</w:t>
      </w:r>
      <w:proofErr w:type="spellEnd"/>
      <w:r w:rsidRPr="00841BC0">
        <w:rPr>
          <w:rFonts w:ascii="Arial" w:hAnsi="Arial" w:cs="Arial"/>
          <w:sz w:val="22"/>
          <w:szCs w:val="22"/>
          <w:lang w:eastAsia="en-US"/>
        </w:rPr>
        <w:t>(</w:t>
      </w:r>
      <w:proofErr w:type="gramEnd"/>
      <w:r w:rsidRPr="00841BC0">
        <w:rPr>
          <w:rFonts w:ascii="Arial" w:hAnsi="Arial" w:cs="Arial"/>
          <w:sz w:val="22"/>
          <w:szCs w:val="22"/>
          <w:lang w:eastAsia="en-US"/>
        </w:rPr>
        <w:t>) to initialize your peripheral.</w:t>
      </w:r>
    </w:p>
    <w:p w14:paraId="66B03757" w14:textId="77777777" w:rsidR="009C55B1" w:rsidRPr="00841BC0" w:rsidRDefault="009C55B1" w:rsidP="009C55B1">
      <w:pPr>
        <w:rPr>
          <w:rFonts w:ascii="Arial" w:hAnsi="Arial" w:cs="Arial"/>
          <w:b/>
          <w:sz w:val="22"/>
          <w:szCs w:val="22"/>
          <w:lang w:eastAsia="en-US"/>
        </w:rPr>
      </w:pPr>
    </w:p>
    <w:p w14:paraId="1147E26B" w14:textId="77777777" w:rsidR="009C55B1" w:rsidRPr="00841BC0" w:rsidRDefault="009C55B1" w:rsidP="00847E27">
      <w:pPr>
        <w:pStyle w:val="ListParagraph"/>
        <w:numPr>
          <w:ilvl w:val="0"/>
          <w:numId w:val="16"/>
        </w:numPr>
        <w:rPr>
          <w:rFonts w:ascii="Arial" w:hAnsi="Arial" w:cs="Arial"/>
          <w:b/>
          <w:sz w:val="22"/>
          <w:szCs w:val="22"/>
          <w:lang w:eastAsia="en-US"/>
        </w:rPr>
      </w:pPr>
      <w:r w:rsidRPr="00841BC0">
        <w:rPr>
          <w:rFonts w:ascii="Arial" w:hAnsi="Arial" w:cs="Arial"/>
          <w:b/>
          <w:sz w:val="22"/>
          <w:szCs w:val="22"/>
          <w:lang w:eastAsia="en-US"/>
        </w:rPr>
        <w:t>Develop</w:t>
      </w:r>
      <w:r>
        <w:rPr>
          <w:rFonts w:ascii="Arial" w:hAnsi="Arial" w:cs="Arial"/>
          <w:b/>
          <w:sz w:val="22"/>
          <w:szCs w:val="22"/>
          <w:lang w:eastAsia="en-US"/>
        </w:rPr>
        <w:t>ing</w:t>
      </w:r>
      <w:r w:rsidRPr="00841BC0">
        <w:rPr>
          <w:rFonts w:ascii="Arial" w:hAnsi="Arial" w:cs="Arial"/>
          <w:b/>
          <w:sz w:val="22"/>
          <w:szCs w:val="22"/>
          <w:lang w:eastAsia="en-US"/>
        </w:rPr>
        <w:t xml:space="preserve"> your application process:</w:t>
      </w:r>
      <w:r w:rsidRPr="00841BC0">
        <w:rPr>
          <w:rFonts w:ascii="Arial" w:hAnsi="Arial" w:cs="Arial"/>
          <w:sz w:val="22"/>
          <w:szCs w:val="22"/>
          <w:lang w:eastAsia="en-US"/>
        </w:rPr>
        <w:t xml:space="preserve"> at this stage, your system is ready and you can start developing your application code. </w:t>
      </w:r>
    </w:p>
    <w:p w14:paraId="0DC5E63C" w14:textId="77777777" w:rsidR="009C55B1" w:rsidRPr="00841BC0" w:rsidRDefault="009C55B1" w:rsidP="00847E27">
      <w:pPr>
        <w:pStyle w:val="ListParagraph"/>
        <w:numPr>
          <w:ilvl w:val="0"/>
          <w:numId w:val="24"/>
        </w:numPr>
        <w:rPr>
          <w:rFonts w:ascii="Arial" w:hAnsi="Arial" w:cs="Arial"/>
          <w:sz w:val="22"/>
          <w:szCs w:val="22"/>
          <w:lang w:eastAsia="en-US"/>
        </w:rPr>
      </w:pPr>
      <w:r w:rsidRPr="00841BC0">
        <w:rPr>
          <w:rFonts w:ascii="Arial" w:hAnsi="Arial" w:cs="Arial"/>
          <w:sz w:val="22"/>
          <w:szCs w:val="22"/>
          <w:lang w:eastAsia="en-US"/>
        </w:rPr>
        <w:t>The HAL provides intuitive and ready to use APIs to configure the peripheral, and supports polling, IT and DMA programming model, to accommodate any application requirements. For more details on how to use each peripheral, refer to the rich examples set provided.</w:t>
      </w:r>
    </w:p>
    <w:p w14:paraId="7C1E4A95" w14:textId="77777777" w:rsidR="009C55B1" w:rsidRPr="00841BC0" w:rsidRDefault="009C55B1" w:rsidP="00847E27">
      <w:pPr>
        <w:pStyle w:val="ListParagraph"/>
        <w:numPr>
          <w:ilvl w:val="0"/>
          <w:numId w:val="24"/>
        </w:numPr>
        <w:rPr>
          <w:rFonts w:ascii="Arial" w:hAnsi="Arial" w:cs="Arial"/>
          <w:sz w:val="22"/>
          <w:szCs w:val="22"/>
          <w:lang w:eastAsia="en-US"/>
        </w:rPr>
      </w:pPr>
      <w:r w:rsidRPr="00841BC0">
        <w:rPr>
          <w:rFonts w:ascii="Arial" w:hAnsi="Arial" w:cs="Arial"/>
          <w:sz w:val="22"/>
          <w:szCs w:val="22"/>
          <w:lang w:eastAsia="en-US"/>
        </w:rPr>
        <w:t xml:space="preserve">If your application has some real time constraints, you can found a large set of examples showing how to use </w:t>
      </w:r>
      <w:proofErr w:type="spellStart"/>
      <w:r w:rsidRPr="00841BC0">
        <w:rPr>
          <w:rFonts w:ascii="Arial" w:hAnsi="Arial" w:cs="Arial"/>
          <w:sz w:val="22"/>
          <w:szCs w:val="22"/>
          <w:lang w:eastAsia="en-US"/>
        </w:rPr>
        <w:t>FreeRTOS</w:t>
      </w:r>
      <w:proofErr w:type="spellEnd"/>
      <w:r w:rsidRPr="00841BC0">
        <w:rPr>
          <w:rFonts w:ascii="Arial" w:hAnsi="Arial" w:cs="Arial"/>
          <w:sz w:val="22"/>
          <w:szCs w:val="22"/>
          <w:lang w:eastAsia="en-US"/>
        </w:rPr>
        <w:t xml:space="preserve"> and its integration with all Middleware stacks provided within STM32CubeF3, it can be a good starting point for your development.</w:t>
      </w:r>
    </w:p>
    <w:p w14:paraId="3F0B06FA" w14:textId="77777777" w:rsidR="002F6389" w:rsidRDefault="002F6389" w:rsidP="002F6389">
      <w:pPr>
        <w:pStyle w:val="ListParagraph"/>
        <w:ind w:left="1080"/>
        <w:rPr>
          <w:rFonts w:ascii="Arial" w:hAnsi="Arial" w:cs="Arial"/>
          <w:b/>
          <w:sz w:val="22"/>
          <w:szCs w:val="22"/>
          <w:lang w:eastAsia="en-US"/>
        </w:rPr>
      </w:pPr>
    </w:p>
    <w:p w14:paraId="31203E93" w14:textId="197EF224" w:rsidR="009C55B1" w:rsidRPr="002F6389" w:rsidRDefault="002F6389" w:rsidP="002F6389">
      <w:pPr>
        <w:pStyle w:val="ListParagraph"/>
        <w:ind w:left="1080" w:hanging="1080"/>
        <w:rPr>
          <w:rFonts w:ascii="Arial" w:hAnsi="Arial" w:cs="Arial"/>
          <w:sz w:val="22"/>
          <w:szCs w:val="22"/>
          <w:lang w:eastAsia="en-US"/>
        </w:rPr>
      </w:pPr>
      <w:r>
        <w:rPr>
          <w:rFonts w:ascii="Arial" w:hAnsi="Arial" w:cs="Arial"/>
          <w:b/>
          <w:sz w:val="22"/>
          <w:szCs w:val="22"/>
          <w:lang w:eastAsia="en-US"/>
        </w:rPr>
        <w:t>Caution</w:t>
      </w:r>
      <w:r w:rsidR="009C55B1" w:rsidRPr="00841BC0">
        <w:rPr>
          <w:rFonts w:ascii="Arial" w:hAnsi="Arial" w:cs="Arial"/>
          <w:b/>
          <w:sz w:val="22"/>
          <w:szCs w:val="22"/>
          <w:lang w:eastAsia="en-US"/>
        </w:rPr>
        <w:t>:</w:t>
      </w:r>
      <w:r w:rsidR="009C55B1" w:rsidRPr="00841BC0">
        <w:rPr>
          <w:rFonts w:ascii="Arial" w:hAnsi="Arial" w:cs="Arial"/>
          <w:sz w:val="22"/>
          <w:szCs w:val="22"/>
          <w:lang w:eastAsia="en-US"/>
        </w:rPr>
        <w:t xml:space="preserve"> </w:t>
      </w:r>
      <w:r>
        <w:rPr>
          <w:rFonts w:ascii="Arial" w:hAnsi="Arial" w:cs="Arial"/>
          <w:sz w:val="22"/>
          <w:szCs w:val="22"/>
          <w:lang w:eastAsia="en-US"/>
        </w:rPr>
        <w:tab/>
      </w:r>
      <w:r w:rsidRPr="002F6389">
        <w:rPr>
          <w:rFonts w:ascii="Arial" w:hAnsi="Arial" w:cs="Arial"/>
          <w:sz w:val="22"/>
          <w:szCs w:val="22"/>
          <w:lang w:eastAsia="en-US"/>
        </w:rPr>
        <w:t xml:space="preserve">In the default HAL implementation, </w:t>
      </w:r>
      <w:proofErr w:type="spellStart"/>
      <w:r w:rsidRPr="002F6389">
        <w:rPr>
          <w:rFonts w:ascii="Arial" w:hAnsi="Arial" w:cs="Arial"/>
          <w:sz w:val="22"/>
          <w:szCs w:val="22"/>
          <w:lang w:eastAsia="en-US"/>
        </w:rPr>
        <w:t>Systick</w:t>
      </w:r>
      <w:proofErr w:type="spellEnd"/>
      <w:r w:rsidRPr="002F6389">
        <w:rPr>
          <w:rFonts w:ascii="Arial" w:hAnsi="Arial" w:cs="Arial"/>
          <w:sz w:val="22"/>
          <w:szCs w:val="22"/>
          <w:lang w:eastAsia="en-US"/>
        </w:rPr>
        <w:t xml:space="preserve"> timer is the source of time base. It is used to generate interrupts at regular time intervals. Take care if </w:t>
      </w:r>
      <w:proofErr w:type="spellStart"/>
      <w:r w:rsidRPr="002F6389">
        <w:rPr>
          <w:rFonts w:ascii="Arial" w:hAnsi="Arial" w:cs="Arial"/>
          <w:sz w:val="22"/>
          <w:szCs w:val="22"/>
          <w:lang w:eastAsia="en-US"/>
        </w:rPr>
        <w:t>HAL_</w:t>
      </w:r>
      <w:proofErr w:type="gramStart"/>
      <w:r w:rsidRPr="002F6389">
        <w:rPr>
          <w:rFonts w:ascii="Arial" w:hAnsi="Arial" w:cs="Arial"/>
          <w:sz w:val="22"/>
          <w:szCs w:val="22"/>
          <w:lang w:eastAsia="en-US"/>
        </w:rPr>
        <w:t>Delay</w:t>
      </w:r>
      <w:proofErr w:type="spellEnd"/>
      <w:r w:rsidRPr="002F6389">
        <w:rPr>
          <w:rFonts w:ascii="Arial" w:hAnsi="Arial" w:cs="Arial"/>
          <w:sz w:val="22"/>
          <w:szCs w:val="22"/>
          <w:lang w:eastAsia="en-US"/>
        </w:rPr>
        <w:t>(</w:t>
      </w:r>
      <w:proofErr w:type="gramEnd"/>
      <w:r w:rsidRPr="002F6389">
        <w:rPr>
          <w:rFonts w:ascii="Arial" w:hAnsi="Arial" w:cs="Arial"/>
          <w:sz w:val="22"/>
          <w:szCs w:val="22"/>
          <w:lang w:eastAsia="en-US"/>
        </w:rPr>
        <w:t xml:space="preserve">) is called from peripheral ISR process. The </w:t>
      </w:r>
      <w:proofErr w:type="spellStart"/>
      <w:r w:rsidRPr="002F6389">
        <w:rPr>
          <w:rFonts w:ascii="Arial" w:hAnsi="Arial" w:cs="Arial"/>
          <w:sz w:val="22"/>
          <w:szCs w:val="22"/>
          <w:lang w:eastAsia="en-US"/>
        </w:rPr>
        <w:t>SysTick</w:t>
      </w:r>
      <w:proofErr w:type="spellEnd"/>
      <w:r w:rsidRPr="002F6389">
        <w:rPr>
          <w:rFonts w:ascii="Arial" w:hAnsi="Arial" w:cs="Arial"/>
          <w:sz w:val="22"/>
          <w:szCs w:val="22"/>
          <w:lang w:eastAsia="en-US"/>
        </w:rPr>
        <w:t xml:space="preserve"> interrupt must have higher priority (numerically lower) than the peripheral interrupt. Otherwise, the caller ISR process is blocked</w:t>
      </w:r>
      <w:proofErr w:type="gramStart"/>
      <w:r w:rsidRPr="002F6389">
        <w:rPr>
          <w:rFonts w:ascii="Arial" w:hAnsi="Arial" w:cs="Arial"/>
          <w:sz w:val="22"/>
          <w:szCs w:val="22"/>
          <w:lang w:eastAsia="en-US"/>
        </w:rPr>
        <w:t>.</w:t>
      </w:r>
      <w:r w:rsidR="009C55B1" w:rsidRPr="00841BC0">
        <w:rPr>
          <w:rFonts w:ascii="Arial" w:hAnsi="Arial" w:cs="Arial"/>
          <w:sz w:val="22"/>
          <w:szCs w:val="22"/>
          <w:lang w:eastAsia="en-US"/>
        </w:rPr>
        <w:t>.</w:t>
      </w:r>
      <w:proofErr w:type="gramEnd"/>
      <w:r w:rsidRPr="002F6389">
        <w:t xml:space="preserve"> </w:t>
      </w:r>
      <w:r w:rsidRPr="002F6389">
        <w:rPr>
          <w:rFonts w:ascii="Arial" w:hAnsi="Arial" w:cs="Arial"/>
          <w:sz w:val="22"/>
          <w:szCs w:val="22"/>
          <w:lang w:eastAsia="en-US"/>
        </w:rPr>
        <w:t>Functions affecting time base configurations are declared as __</w:t>
      </w:r>
      <w:r>
        <w:rPr>
          <w:rFonts w:ascii="Arial" w:hAnsi="Arial" w:cs="Arial"/>
          <w:sz w:val="22"/>
          <w:szCs w:val="22"/>
          <w:lang w:eastAsia="en-US"/>
        </w:rPr>
        <w:t>w</w:t>
      </w:r>
      <w:r w:rsidRPr="002F6389">
        <w:rPr>
          <w:rFonts w:ascii="Arial" w:hAnsi="Arial" w:cs="Arial"/>
          <w:sz w:val="22"/>
          <w:szCs w:val="22"/>
          <w:lang w:eastAsia="en-US"/>
        </w:rPr>
        <w:t xml:space="preserve">eak to make override possible in case of other implementations in user file </w:t>
      </w:r>
      <w:r w:rsidRPr="002F6389">
        <w:rPr>
          <w:rFonts w:ascii="Arial" w:hAnsi="Arial" w:cs="Arial"/>
          <w:sz w:val="22"/>
          <w:szCs w:val="22"/>
          <w:lang w:eastAsia="en-US"/>
        </w:rPr>
        <w:lastRenderedPageBreak/>
        <w:t xml:space="preserve">(using a general purpose timer for example or other time source), for more details please refer to </w:t>
      </w:r>
      <w:proofErr w:type="spellStart"/>
      <w:r w:rsidRPr="002F6389">
        <w:rPr>
          <w:rFonts w:ascii="Arial" w:hAnsi="Arial" w:cs="Arial"/>
          <w:sz w:val="22"/>
          <w:szCs w:val="22"/>
          <w:lang w:eastAsia="en-US"/>
        </w:rPr>
        <w:t>HAL_TimeBase</w:t>
      </w:r>
      <w:proofErr w:type="spellEnd"/>
      <w:r w:rsidRPr="002F6389">
        <w:rPr>
          <w:rFonts w:ascii="Arial" w:hAnsi="Arial" w:cs="Arial"/>
          <w:sz w:val="22"/>
          <w:szCs w:val="22"/>
          <w:lang w:eastAsia="en-US"/>
        </w:rPr>
        <w:t xml:space="preserve"> example.</w:t>
      </w:r>
    </w:p>
    <w:p w14:paraId="3D0D5E66" w14:textId="77777777" w:rsidR="009C55B1" w:rsidRPr="00184F5C" w:rsidRDefault="009C55B1" w:rsidP="009C55B1"/>
    <w:p w14:paraId="60F27C74" w14:textId="77777777" w:rsidR="009C55B1" w:rsidRDefault="009C55B1" w:rsidP="00847E27">
      <w:pPr>
        <w:pStyle w:val="Heading10"/>
        <w:numPr>
          <w:ilvl w:val="1"/>
          <w:numId w:val="8"/>
        </w:numPr>
        <w:spacing w:before="100" w:beforeAutospacing="1" w:after="100" w:afterAutospacing="1"/>
      </w:pPr>
      <w:bookmarkStart w:id="46" w:name="_Toc387237381"/>
      <w:r w:rsidRPr="009C55B1">
        <w:t>Using STM32CubeMX to generate the initialization C code</w:t>
      </w:r>
      <w:bookmarkEnd w:id="46"/>
      <w:r>
        <w:t xml:space="preserve"> </w:t>
      </w:r>
    </w:p>
    <w:p w14:paraId="697D71E4" w14:textId="77777777" w:rsidR="009C55B1" w:rsidRPr="009C55B1" w:rsidRDefault="009C55B1" w:rsidP="009C55B1">
      <w:pPr>
        <w:jc w:val="both"/>
        <w:rPr>
          <w:rFonts w:ascii="Arial" w:hAnsi="Arial" w:cs="Arial"/>
          <w:sz w:val="22"/>
          <w:szCs w:val="22"/>
          <w:lang w:eastAsia="en-US"/>
        </w:rPr>
      </w:pPr>
      <w:r w:rsidRPr="009C55B1">
        <w:rPr>
          <w:rFonts w:ascii="Arial" w:hAnsi="Arial" w:cs="Arial"/>
          <w:sz w:val="22"/>
          <w:szCs w:val="22"/>
          <w:lang w:eastAsia="en-US"/>
        </w:rPr>
        <w:t xml:space="preserve">An alternative to steps 1 to 6 described in Section 4.2consists in using the STM32CubeMX </w:t>
      </w:r>
    </w:p>
    <w:p w14:paraId="0C871BF0" w14:textId="77777777" w:rsidR="009C55B1" w:rsidRPr="009C55B1" w:rsidRDefault="009C55B1" w:rsidP="009C55B1">
      <w:pPr>
        <w:jc w:val="both"/>
        <w:rPr>
          <w:rFonts w:ascii="Arial" w:hAnsi="Arial" w:cs="Arial"/>
          <w:sz w:val="22"/>
          <w:szCs w:val="22"/>
          <w:lang w:eastAsia="en-US"/>
        </w:rPr>
      </w:pPr>
      <w:proofErr w:type="gramStart"/>
      <w:r w:rsidRPr="009C55B1">
        <w:rPr>
          <w:rFonts w:ascii="Arial" w:hAnsi="Arial" w:cs="Arial"/>
          <w:sz w:val="22"/>
          <w:szCs w:val="22"/>
          <w:lang w:eastAsia="en-US"/>
        </w:rPr>
        <w:t>tool</w:t>
      </w:r>
      <w:proofErr w:type="gramEnd"/>
      <w:r w:rsidRPr="009C55B1">
        <w:rPr>
          <w:rFonts w:ascii="Arial" w:hAnsi="Arial" w:cs="Arial"/>
          <w:sz w:val="22"/>
          <w:szCs w:val="22"/>
          <w:lang w:eastAsia="en-US"/>
        </w:rPr>
        <w:t xml:space="preserve"> to generate code for the initialization of the system, the peripherals and middleware </w:t>
      </w:r>
    </w:p>
    <w:p w14:paraId="36476D14" w14:textId="77777777" w:rsidR="009C55B1" w:rsidRPr="009C55B1" w:rsidRDefault="009C55B1" w:rsidP="009C55B1">
      <w:pPr>
        <w:jc w:val="both"/>
        <w:rPr>
          <w:rFonts w:ascii="Arial" w:hAnsi="Arial" w:cs="Arial"/>
          <w:sz w:val="22"/>
          <w:szCs w:val="22"/>
          <w:lang w:eastAsia="en-US"/>
        </w:rPr>
      </w:pPr>
      <w:r w:rsidRPr="009C55B1">
        <w:rPr>
          <w:rFonts w:ascii="Arial" w:hAnsi="Arial" w:cs="Arial"/>
          <w:sz w:val="22"/>
          <w:szCs w:val="22"/>
          <w:lang w:eastAsia="en-US"/>
        </w:rPr>
        <w:t>(</w:t>
      </w:r>
      <w:proofErr w:type="gramStart"/>
      <w:r w:rsidRPr="009C55B1">
        <w:rPr>
          <w:rFonts w:ascii="Arial" w:hAnsi="Arial" w:cs="Arial"/>
          <w:sz w:val="22"/>
          <w:szCs w:val="22"/>
          <w:lang w:eastAsia="en-US"/>
        </w:rPr>
        <w:t>steps</w:t>
      </w:r>
      <w:proofErr w:type="gramEnd"/>
      <w:r w:rsidRPr="009C55B1">
        <w:rPr>
          <w:rFonts w:ascii="Arial" w:hAnsi="Arial" w:cs="Arial"/>
          <w:sz w:val="22"/>
          <w:szCs w:val="22"/>
          <w:lang w:eastAsia="en-US"/>
        </w:rPr>
        <w:t xml:space="preserve"> 1 to 6 above) through a step-by-step process:</w:t>
      </w:r>
    </w:p>
    <w:p w14:paraId="6D305627" w14:textId="1E59E3C2" w:rsidR="009C55B1" w:rsidRPr="009C55B1" w:rsidRDefault="009C55B1" w:rsidP="00847E27">
      <w:pPr>
        <w:pStyle w:val="ListParagraph"/>
        <w:numPr>
          <w:ilvl w:val="0"/>
          <w:numId w:val="27"/>
        </w:numPr>
        <w:jc w:val="both"/>
        <w:rPr>
          <w:rFonts w:ascii="Arial" w:hAnsi="Arial" w:cs="Arial"/>
          <w:sz w:val="22"/>
          <w:szCs w:val="22"/>
          <w:lang w:eastAsia="en-US"/>
        </w:rPr>
      </w:pPr>
      <w:r w:rsidRPr="009C55B1">
        <w:rPr>
          <w:rFonts w:ascii="Arial" w:hAnsi="Arial" w:cs="Arial"/>
          <w:sz w:val="22"/>
          <w:szCs w:val="22"/>
          <w:lang w:eastAsia="en-US"/>
        </w:rPr>
        <w:t xml:space="preserve">Select the STMicroelectronics STM32 microcontroller that matches the required set of </w:t>
      </w:r>
    </w:p>
    <w:p w14:paraId="726617B7" w14:textId="77777777" w:rsidR="009C55B1" w:rsidRPr="009C55B1" w:rsidRDefault="009C55B1" w:rsidP="009C55B1">
      <w:pPr>
        <w:pStyle w:val="ListParagraph"/>
        <w:ind w:left="360"/>
        <w:jc w:val="both"/>
        <w:rPr>
          <w:rFonts w:ascii="Arial" w:hAnsi="Arial" w:cs="Arial"/>
          <w:sz w:val="22"/>
          <w:szCs w:val="22"/>
          <w:lang w:eastAsia="en-US"/>
        </w:rPr>
      </w:pPr>
      <w:proofErr w:type="gramStart"/>
      <w:r w:rsidRPr="009C55B1">
        <w:rPr>
          <w:rFonts w:ascii="Arial" w:hAnsi="Arial" w:cs="Arial"/>
          <w:sz w:val="22"/>
          <w:szCs w:val="22"/>
          <w:lang w:eastAsia="en-US"/>
        </w:rPr>
        <w:t>peripherals</w:t>
      </w:r>
      <w:proofErr w:type="gramEnd"/>
      <w:r w:rsidRPr="009C55B1">
        <w:rPr>
          <w:rFonts w:ascii="Arial" w:hAnsi="Arial" w:cs="Arial"/>
          <w:sz w:val="22"/>
          <w:szCs w:val="22"/>
          <w:lang w:eastAsia="en-US"/>
        </w:rPr>
        <w:t>.</w:t>
      </w:r>
    </w:p>
    <w:p w14:paraId="51A8C9EE" w14:textId="5227BB7E" w:rsidR="009C55B1" w:rsidRPr="009C55B1" w:rsidRDefault="009C55B1" w:rsidP="00847E27">
      <w:pPr>
        <w:pStyle w:val="ListParagraph"/>
        <w:numPr>
          <w:ilvl w:val="0"/>
          <w:numId w:val="27"/>
        </w:numPr>
        <w:jc w:val="both"/>
        <w:rPr>
          <w:rFonts w:ascii="Arial" w:hAnsi="Arial" w:cs="Arial"/>
          <w:sz w:val="22"/>
          <w:szCs w:val="22"/>
          <w:lang w:eastAsia="en-US"/>
        </w:rPr>
      </w:pPr>
      <w:r w:rsidRPr="009C55B1">
        <w:rPr>
          <w:rFonts w:ascii="Arial" w:hAnsi="Arial" w:cs="Arial"/>
          <w:sz w:val="22"/>
          <w:szCs w:val="22"/>
          <w:lang w:eastAsia="en-US"/>
        </w:rPr>
        <w:t xml:space="preserve">Configure each required embedded software thanks to a </w:t>
      </w:r>
      <w:proofErr w:type="spellStart"/>
      <w:r w:rsidRPr="009C55B1">
        <w:rPr>
          <w:rFonts w:ascii="Arial" w:hAnsi="Arial" w:cs="Arial"/>
          <w:sz w:val="22"/>
          <w:szCs w:val="22"/>
          <w:lang w:eastAsia="en-US"/>
        </w:rPr>
        <w:t>pinout</w:t>
      </w:r>
      <w:proofErr w:type="spellEnd"/>
      <w:r w:rsidRPr="009C55B1">
        <w:rPr>
          <w:rFonts w:ascii="Arial" w:hAnsi="Arial" w:cs="Arial"/>
          <w:sz w:val="22"/>
          <w:szCs w:val="22"/>
          <w:lang w:eastAsia="en-US"/>
        </w:rPr>
        <w:t xml:space="preserve">-conflict solver, a clock-tree setting helper, a power consumption calculator, and the utility performing MCU </w:t>
      </w:r>
    </w:p>
    <w:p w14:paraId="53579271" w14:textId="77777777" w:rsidR="009C55B1" w:rsidRPr="009C55B1" w:rsidRDefault="009C55B1" w:rsidP="009C55B1">
      <w:pPr>
        <w:pStyle w:val="ListParagraph"/>
        <w:ind w:left="360"/>
        <w:jc w:val="both"/>
        <w:rPr>
          <w:rFonts w:ascii="Arial" w:hAnsi="Arial" w:cs="Arial"/>
          <w:sz w:val="22"/>
          <w:szCs w:val="22"/>
          <w:lang w:eastAsia="en-US"/>
        </w:rPr>
      </w:pPr>
      <w:proofErr w:type="gramStart"/>
      <w:r w:rsidRPr="009C55B1">
        <w:rPr>
          <w:rFonts w:ascii="Arial" w:hAnsi="Arial" w:cs="Arial"/>
          <w:sz w:val="22"/>
          <w:szCs w:val="22"/>
          <w:lang w:eastAsia="en-US"/>
        </w:rPr>
        <w:t>peripheral</w:t>
      </w:r>
      <w:proofErr w:type="gramEnd"/>
      <w:r w:rsidRPr="009C55B1">
        <w:rPr>
          <w:rFonts w:ascii="Arial" w:hAnsi="Arial" w:cs="Arial"/>
          <w:sz w:val="22"/>
          <w:szCs w:val="22"/>
          <w:lang w:eastAsia="en-US"/>
        </w:rPr>
        <w:t xml:space="preserve"> configuration (for example GPIO, USART) and middleware stacks (for </w:t>
      </w:r>
    </w:p>
    <w:p w14:paraId="6199D0DD" w14:textId="77777777" w:rsidR="009C55B1" w:rsidRPr="009C55B1" w:rsidRDefault="009C55B1" w:rsidP="009C55B1">
      <w:pPr>
        <w:pStyle w:val="ListParagraph"/>
        <w:ind w:left="360"/>
        <w:jc w:val="both"/>
        <w:rPr>
          <w:rFonts w:ascii="Arial" w:hAnsi="Arial" w:cs="Arial"/>
          <w:sz w:val="22"/>
          <w:szCs w:val="22"/>
          <w:lang w:eastAsia="en-US"/>
        </w:rPr>
      </w:pPr>
      <w:proofErr w:type="gramStart"/>
      <w:r w:rsidRPr="009C55B1">
        <w:rPr>
          <w:rFonts w:ascii="Arial" w:hAnsi="Arial" w:cs="Arial"/>
          <w:sz w:val="22"/>
          <w:szCs w:val="22"/>
          <w:lang w:eastAsia="en-US"/>
        </w:rPr>
        <w:t>example</w:t>
      </w:r>
      <w:proofErr w:type="gramEnd"/>
      <w:r w:rsidRPr="009C55B1">
        <w:rPr>
          <w:rFonts w:ascii="Arial" w:hAnsi="Arial" w:cs="Arial"/>
          <w:sz w:val="22"/>
          <w:szCs w:val="22"/>
          <w:lang w:eastAsia="en-US"/>
        </w:rPr>
        <w:t xml:space="preserve"> USB).</w:t>
      </w:r>
    </w:p>
    <w:p w14:paraId="64EEA9FD" w14:textId="6955C92F" w:rsidR="009C55B1" w:rsidRPr="009C55B1" w:rsidRDefault="009C55B1" w:rsidP="00847E27">
      <w:pPr>
        <w:pStyle w:val="ListParagraph"/>
        <w:numPr>
          <w:ilvl w:val="0"/>
          <w:numId w:val="27"/>
        </w:numPr>
        <w:jc w:val="both"/>
        <w:rPr>
          <w:rFonts w:ascii="Arial" w:hAnsi="Arial" w:cs="Arial"/>
          <w:sz w:val="22"/>
          <w:szCs w:val="22"/>
          <w:lang w:eastAsia="en-US"/>
        </w:rPr>
      </w:pPr>
      <w:r w:rsidRPr="009C55B1">
        <w:rPr>
          <w:rFonts w:ascii="Arial" w:hAnsi="Arial" w:cs="Arial"/>
          <w:sz w:val="22"/>
          <w:szCs w:val="22"/>
          <w:lang w:eastAsia="en-US"/>
        </w:rPr>
        <w:t xml:space="preserve">Generate the initialization C code based on the configuration selected. This code is </w:t>
      </w:r>
    </w:p>
    <w:p w14:paraId="32FC4AD8" w14:textId="77777777" w:rsidR="009C55B1" w:rsidRPr="009C55B1" w:rsidRDefault="009C55B1" w:rsidP="009C55B1">
      <w:pPr>
        <w:pStyle w:val="ListParagraph"/>
        <w:ind w:left="360"/>
        <w:jc w:val="both"/>
        <w:rPr>
          <w:rFonts w:ascii="Arial" w:hAnsi="Arial" w:cs="Arial"/>
          <w:sz w:val="22"/>
          <w:szCs w:val="22"/>
          <w:lang w:eastAsia="en-US"/>
        </w:rPr>
      </w:pPr>
      <w:proofErr w:type="gramStart"/>
      <w:r w:rsidRPr="009C55B1">
        <w:rPr>
          <w:rFonts w:ascii="Arial" w:hAnsi="Arial" w:cs="Arial"/>
          <w:sz w:val="22"/>
          <w:szCs w:val="22"/>
          <w:lang w:eastAsia="en-US"/>
        </w:rPr>
        <w:t>ready</w:t>
      </w:r>
      <w:proofErr w:type="gramEnd"/>
      <w:r w:rsidRPr="009C55B1">
        <w:rPr>
          <w:rFonts w:ascii="Arial" w:hAnsi="Arial" w:cs="Arial"/>
          <w:sz w:val="22"/>
          <w:szCs w:val="22"/>
          <w:lang w:eastAsia="en-US"/>
        </w:rPr>
        <w:t xml:space="preserve"> to use within several development environments. The user code is kept at the </w:t>
      </w:r>
    </w:p>
    <w:p w14:paraId="13D00495" w14:textId="77777777" w:rsidR="009C55B1" w:rsidRPr="009C55B1" w:rsidRDefault="009C55B1" w:rsidP="009C55B1">
      <w:pPr>
        <w:pStyle w:val="ListParagraph"/>
        <w:ind w:left="360"/>
        <w:jc w:val="both"/>
        <w:rPr>
          <w:rFonts w:ascii="Arial" w:hAnsi="Arial" w:cs="Arial"/>
          <w:sz w:val="22"/>
          <w:szCs w:val="22"/>
          <w:lang w:eastAsia="en-US"/>
        </w:rPr>
      </w:pPr>
      <w:proofErr w:type="gramStart"/>
      <w:r w:rsidRPr="009C55B1">
        <w:rPr>
          <w:rFonts w:ascii="Arial" w:hAnsi="Arial" w:cs="Arial"/>
          <w:sz w:val="22"/>
          <w:szCs w:val="22"/>
          <w:lang w:eastAsia="en-US"/>
        </w:rPr>
        <w:t>next</w:t>
      </w:r>
      <w:proofErr w:type="gramEnd"/>
      <w:r w:rsidRPr="009C55B1">
        <w:rPr>
          <w:rFonts w:ascii="Arial" w:hAnsi="Arial" w:cs="Arial"/>
          <w:sz w:val="22"/>
          <w:szCs w:val="22"/>
          <w:lang w:eastAsia="en-US"/>
        </w:rPr>
        <w:t xml:space="preserve"> code generation.</w:t>
      </w:r>
    </w:p>
    <w:p w14:paraId="519D667A" w14:textId="2E4C7FE1" w:rsidR="009C55B1" w:rsidRDefault="009C55B1" w:rsidP="009C55B1">
      <w:pPr>
        <w:jc w:val="both"/>
        <w:rPr>
          <w:rFonts w:ascii="Arial" w:hAnsi="Arial" w:cs="Arial"/>
          <w:sz w:val="22"/>
          <w:szCs w:val="22"/>
          <w:lang w:eastAsia="en-US"/>
        </w:rPr>
      </w:pPr>
      <w:r w:rsidRPr="009C55B1">
        <w:rPr>
          <w:rFonts w:ascii="Arial" w:hAnsi="Arial" w:cs="Arial"/>
          <w:sz w:val="22"/>
          <w:szCs w:val="22"/>
          <w:lang w:eastAsia="en-US"/>
        </w:rPr>
        <w:t>For more information, please refer to UM1718.</w:t>
      </w:r>
    </w:p>
    <w:p w14:paraId="0CA25843" w14:textId="77777777" w:rsidR="009C55B1" w:rsidRDefault="009C55B1" w:rsidP="009C55B1">
      <w:pPr>
        <w:jc w:val="both"/>
        <w:rPr>
          <w:rFonts w:ascii="Arial" w:hAnsi="Arial" w:cs="Arial"/>
          <w:sz w:val="22"/>
          <w:szCs w:val="22"/>
          <w:lang w:eastAsia="en-US"/>
        </w:rPr>
      </w:pPr>
    </w:p>
    <w:p w14:paraId="4E4EE2EF" w14:textId="65627F16" w:rsidR="000A7905" w:rsidRDefault="009C55B1" w:rsidP="00847E27">
      <w:pPr>
        <w:pStyle w:val="Heading10"/>
        <w:numPr>
          <w:ilvl w:val="1"/>
          <w:numId w:val="8"/>
        </w:numPr>
        <w:spacing w:before="100" w:beforeAutospacing="1" w:after="100" w:afterAutospacing="1"/>
      </w:pPr>
      <w:bookmarkStart w:id="47" w:name="_Toc387237382"/>
      <w:r w:rsidRPr="009C55B1">
        <w:t>Getting STM32Cube</w:t>
      </w:r>
      <w:r>
        <w:t>F3</w:t>
      </w:r>
      <w:r w:rsidRPr="009C55B1">
        <w:t xml:space="preserve"> release updates</w:t>
      </w:r>
      <w:bookmarkEnd w:id="47"/>
      <w:r w:rsidR="00E7699B">
        <w:t xml:space="preserve"> </w:t>
      </w:r>
    </w:p>
    <w:p w14:paraId="17ED4532" w14:textId="7B07D6EF" w:rsidR="009C55B1" w:rsidRPr="009C55B1" w:rsidRDefault="009C55B1" w:rsidP="009C55B1">
      <w:pPr>
        <w:jc w:val="both"/>
        <w:rPr>
          <w:rFonts w:ascii="Arial" w:hAnsi="Arial" w:cs="Arial"/>
          <w:sz w:val="22"/>
          <w:szCs w:val="22"/>
          <w:lang w:eastAsia="en-US"/>
        </w:rPr>
      </w:pPr>
      <w:r w:rsidRPr="009C55B1">
        <w:rPr>
          <w:rFonts w:ascii="Arial" w:hAnsi="Arial" w:cs="Arial"/>
          <w:sz w:val="22"/>
          <w:szCs w:val="22"/>
          <w:lang w:eastAsia="en-US"/>
        </w:rPr>
        <w:t>The STM32Cube</w:t>
      </w:r>
      <w:r>
        <w:rPr>
          <w:rFonts w:ascii="Arial" w:hAnsi="Arial" w:cs="Arial"/>
          <w:sz w:val="22"/>
          <w:szCs w:val="22"/>
          <w:lang w:eastAsia="en-US"/>
        </w:rPr>
        <w:t>F3</w:t>
      </w:r>
      <w:r w:rsidRPr="009C55B1">
        <w:rPr>
          <w:rFonts w:ascii="Arial" w:hAnsi="Arial" w:cs="Arial"/>
          <w:sz w:val="22"/>
          <w:szCs w:val="22"/>
          <w:lang w:eastAsia="en-US"/>
        </w:rPr>
        <w:t xml:space="preserve"> firmware package comes with an updater utility: STM32CubeUpdater, also available as a menu within STM32CubeMX code generation tool.</w:t>
      </w:r>
    </w:p>
    <w:p w14:paraId="5CDAC9A7" w14:textId="15DA8408" w:rsidR="009C55B1" w:rsidRDefault="009C55B1" w:rsidP="009C55B1">
      <w:pPr>
        <w:jc w:val="both"/>
        <w:rPr>
          <w:rFonts w:ascii="Arial" w:hAnsi="Arial" w:cs="Arial"/>
          <w:sz w:val="22"/>
          <w:szCs w:val="22"/>
          <w:lang w:eastAsia="en-US"/>
        </w:rPr>
      </w:pPr>
      <w:r w:rsidRPr="009C55B1">
        <w:rPr>
          <w:rFonts w:ascii="Arial" w:hAnsi="Arial" w:cs="Arial"/>
          <w:sz w:val="22"/>
          <w:szCs w:val="22"/>
          <w:lang w:eastAsia="en-US"/>
        </w:rPr>
        <w:t>The updater solution detects new firmware releases and patches available from st.com and proposes to download them to the user’s compute</w:t>
      </w:r>
      <w:r>
        <w:rPr>
          <w:rFonts w:ascii="Arial" w:hAnsi="Arial" w:cs="Arial"/>
          <w:sz w:val="22"/>
          <w:szCs w:val="22"/>
          <w:lang w:eastAsia="en-US"/>
        </w:rPr>
        <w:t>r.</w:t>
      </w:r>
    </w:p>
    <w:p w14:paraId="7B46B3FA" w14:textId="77777777" w:rsidR="0022078A" w:rsidRDefault="0022078A" w:rsidP="00565118">
      <w:pPr>
        <w:jc w:val="both"/>
        <w:rPr>
          <w:rFonts w:ascii="Arial" w:hAnsi="Arial" w:cs="Arial"/>
          <w:sz w:val="22"/>
          <w:szCs w:val="22"/>
          <w:lang w:eastAsia="en-US"/>
        </w:rPr>
      </w:pPr>
    </w:p>
    <w:p w14:paraId="6906AF8F" w14:textId="6D5A1E7C" w:rsidR="009C55B1" w:rsidRPr="009C55B1" w:rsidRDefault="009C55B1" w:rsidP="00847E27">
      <w:pPr>
        <w:pStyle w:val="Heading10"/>
        <w:numPr>
          <w:ilvl w:val="2"/>
          <w:numId w:val="8"/>
        </w:numPr>
        <w:spacing w:before="100" w:beforeAutospacing="1" w:after="100" w:afterAutospacing="1"/>
        <w:rPr>
          <w:sz w:val="24"/>
        </w:rPr>
      </w:pPr>
      <w:bookmarkStart w:id="48" w:name="_Toc387237383"/>
      <w:r w:rsidRPr="009C55B1">
        <w:rPr>
          <w:sz w:val="24"/>
        </w:rPr>
        <w:t>Installing and running the STM32CubeUpdater program</w:t>
      </w:r>
      <w:bookmarkEnd w:id="48"/>
      <w:r w:rsidRPr="009C55B1">
        <w:rPr>
          <w:sz w:val="24"/>
        </w:rPr>
        <w:t xml:space="preserve"> </w:t>
      </w:r>
    </w:p>
    <w:p w14:paraId="64BB3183" w14:textId="68FF98B4" w:rsidR="009C55B1" w:rsidRPr="009C55B1" w:rsidRDefault="009C55B1" w:rsidP="00847E27">
      <w:pPr>
        <w:pStyle w:val="ListParagraph"/>
        <w:numPr>
          <w:ilvl w:val="0"/>
          <w:numId w:val="28"/>
        </w:numPr>
        <w:rPr>
          <w:rFonts w:ascii="Arial" w:hAnsi="Arial" w:cs="Arial"/>
          <w:sz w:val="22"/>
        </w:rPr>
      </w:pPr>
      <w:r w:rsidRPr="009C55B1">
        <w:rPr>
          <w:rFonts w:ascii="Arial" w:hAnsi="Arial" w:cs="Arial"/>
          <w:sz w:val="22"/>
        </w:rPr>
        <w:t>Double-click on the SetupSTM32CubeUpdater.exefile to launch the installation.</w:t>
      </w:r>
    </w:p>
    <w:p w14:paraId="7C67522B" w14:textId="3902D1C7" w:rsidR="009C55B1" w:rsidRPr="009C55B1" w:rsidRDefault="009C55B1" w:rsidP="00847E27">
      <w:pPr>
        <w:pStyle w:val="ListParagraph"/>
        <w:numPr>
          <w:ilvl w:val="0"/>
          <w:numId w:val="28"/>
        </w:numPr>
        <w:rPr>
          <w:rFonts w:ascii="Arial" w:hAnsi="Arial" w:cs="Arial"/>
          <w:sz w:val="22"/>
        </w:rPr>
      </w:pPr>
      <w:r w:rsidRPr="009C55B1">
        <w:rPr>
          <w:rFonts w:ascii="Arial" w:hAnsi="Arial" w:cs="Arial"/>
          <w:sz w:val="22"/>
        </w:rPr>
        <w:t>Accept the license terms and follow the different installation steps.</w:t>
      </w:r>
    </w:p>
    <w:p w14:paraId="45F21569" w14:textId="77777777" w:rsidR="009C55B1" w:rsidRPr="009C55B1" w:rsidRDefault="009C55B1" w:rsidP="009C55B1">
      <w:pPr>
        <w:ind w:left="360"/>
        <w:rPr>
          <w:rFonts w:ascii="Arial" w:hAnsi="Arial" w:cs="Arial"/>
          <w:sz w:val="22"/>
        </w:rPr>
      </w:pPr>
      <w:r w:rsidRPr="009C55B1">
        <w:rPr>
          <w:rFonts w:ascii="Arial" w:hAnsi="Arial" w:cs="Arial"/>
          <w:sz w:val="22"/>
        </w:rPr>
        <w:t xml:space="preserve">Upon successful installation, STM32CubeUpdater becomes available as </w:t>
      </w:r>
      <w:proofErr w:type="gramStart"/>
      <w:r w:rsidRPr="009C55B1">
        <w:rPr>
          <w:rFonts w:ascii="Arial" w:hAnsi="Arial" w:cs="Arial"/>
          <w:sz w:val="22"/>
        </w:rPr>
        <w:t>an</w:t>
      </w:r>
      <w:proofErr w:type="gramEnd"/>
      <w:r w:rsidRPr="009C55B1">
        <w:rPr>
          <w:rFonts w:ascii="Arial" w:hAnsi="Arial" w:cs="Arial"/>
          <w:sz w:val="22"/>
        </w:rPr>
        <w:t xml:space="preserve"> STMicroelectronics program under Program Files and is automatically launched.</w:t>
      </w:r>
    </w:p>
    <w:p w14:paraId="2AC67559" w14:textId="77777777" w:rsidR="009C55B1" w:rsidRPr="009C55B1" w:rsidRDefault="009C55B1" w:rsidP="009C55B1">
      <w:pPr>
        <w:ind w:left="360"/>
        <w:rPr>
          <w:rFonts w:ascii="Arial" w:hAnsi="Arial" w:cs="Arial"/>
          <w:sz w:val="22"/>
        </w:rPr>
      </w:pPr>
      <w:r w:rsidRPr="009C55B1">
        <w:rPr>
          <w:rFonts w:ascii="Arial" w:hAnsi="Arial" w:cs="Arial"/>
          <w:sz w:val="22"/>
        </w:rPr>
        <w:t>The STM32CubeUpdater icon appears in the system tray:</w:t>
      </w:r>
    </w:p>
    <w:p w14:paraId="3846608F" w14:textId="77777777" w:rsidR="009C55B1" w:rsidRPr="009C55B1" w:rsidRDefault="009C55B1" w:rsidP="009C55B1">
      <w:pPr>
        <w:ind w:left="360"/>
        <w:rPr>
          <w:rFonts w:ascii="Arial" w:hAnsi="Arial" w:cs="Arial"/>
          <w:sz w:val="22"/>
        </w:rPr>
      </w:pPr>
    </w:p>
    <w:p w14:paraId="4F305514" w14:textId="2E6780F3" w:rsidR="00184F5C" w:rsidRPr="009C55B1" w:rsidRDefault="009C55B1" w:rsidP="009C55B1">
      <w:pPr>
        <w:ind w:left="360"/>
        <w:rPr>
          <w:rFonts w:ascii="Arial" w:hAnsi="Arial" w:cs="Arial"/>
          <w:sz w:val="22"/>
        </w:rPr>
      </w:pPr>
      <w:proofErr w:type="gramStart"/>
      <w:r w:rsidRPr="009C55B1">
        <w:rPr>
          <w:rFonts w:ascii="Arial" w:hAnsi="Arial" w:cs="Arial"/>
          <w:sz w:val="22"/>
        </w:rPr>
        <w:t xml:space="preserve">Right-click the updater icon and select </w:t>
      </w:r>
      <w:r w:rsidRPr="009C55B1">
        <w:rPr>
          <w:rFonts w:ascii="Arial" w:hAnsi="Arial" w:cs="Arial"/>
          <w:b/>
          <w:sz w:val="22"/>
        </w:rPr>
        <w:t>Updater Settings</w:t>
      </w:r>
      <w:r w:rsidRPr="009C55B1">
        <w:rPr>
          <w:rFonts w:ascii="Arial" w:hAnsi="Arial" w:cs="Arial"/>
          <w:sz w:val="22"/>
        </w:rPr>
        <w:t xml:space="preserve"> to configure the Updater connection and whether to perform manual or automatic checks (see STM32CubeMX User guide - UM1718 section 3 - for more details on Updater configuration).</w:t>
      </w:r>
      <w:proofErr w:type="gramEnd"/>
    </w:p>
    <w:p w14:paraId="25FB0336" w14:textId="3E0B6EBB" w:rsidR="005844BD" w:rsidRDefault="00EB0A0D" w:rsidP="00841BC0">
      <w:pPr>
        <w:pStyle w:val="NoSpacing"/>
        <w:spacing w:before="100" w:beforeAutospacing="1" w:after="100" w:afterAutospacing="1"/>
        <w:jc w:val="both"/>
        <w:rPr>
          <w:sz w:val="22"/>
        </w:rPr>
      </w:pPr>
      <w:r w:rsidRPr="00EB0A0D">
        <w:t xml:space="preserve"> </w:t>
      </w:r>
      <w:r w:rsidR="005844BD">
        <w:rPr>
          <w:sz w:val="22"/>
        </w:rPr>
        <w:br w:type="page"/>
      </w:r>
    </w:p>
    <w:p w14:paraId="521F198D" w14:textId="0E242439" w:rsidR="00047F35" w:rsidRDefault="00047F35" w:rsidP="00847E27">
      <w:pPr>
        <w:pStyle w:val="Heading10"/>
        <w:numPr>
          <w:ilvl w:val="0"/>
          <w:numId w:val="8"/>
        </w:numPr>
        <w:spacing w:before="100" w:beforeAutospacing="1" w:after="100" w:afterAutospacing="1"/>
        <w:ind w:left="539" w:hanging="539"/>
      </w:pPr>
      <w:bookmarkStart w:id="49" w:name="_Toc387237384"/>
      <w:r w:rsidRPr="00047F35">
        <w:lastRenderedPageBreak/>
        <w:t>FAQ</w:t>
      </w:r>
      <w:bookmarkEnd w:id="49"/>
    </w:p>
    <w:p w14:paraId="0F5C04C1" w14:textId="6B99475B" w:rsidR="002F6389" w:rsidRPr="002F6389" w:rsidRDefault="002F6389" w:rsidP="002F6389">
      <w:pPr>
        <w:rPr>
          <w:rFonts w:ascii="Arial" w:hAnsi="Arial" w:cs="Arial"/>
          <w:b/>
          <w:sz w:val="22"/>
          <w:szCs w:val="22"/>
        </w:rPr>
      </w:pPr>
      <w:r w:rsidRPr="002F6389">
        <w:rPr>
          <w:rFonts w:ascii="Arial" w:hAnsi="Arial" w:cs="Arial"/>
          <w:b/>
          <w:sz w:val="22"/>
          <w:szCs w:val="22"/>
        </w:rPr>
        <w:t>What is the license scheme for the STM32CubeF3 firmware?</w:t>
      </w:r>
    </w:p>
    <w:p w14:paraId="39D2C3BD" w14:textId="77777777" w:rsidR="002F6389" w:rsidRDefault="002F6389" w:rsidP="002F6389">
      <w:pPr>
        <w:rPr>
          <w:rFonts w:ascii="Arial" w:hAnsi="Arial" w:cs="Arial"/>
          <w:sz w:val="22"/>
          <w:szCs w:val="22"/>
        </w:rPr>
      </w:pPr>
    </w:p>
    <w:p w14:paraId="01987A1E" w14:textId="2A4EBE81" w:rsidR="002F6389" w:rsidRPr="002F6389" w:rsidRDefault="002F6389" w:rsidP="002F6389">
      <w:pPr>
        <w:rPr>
          <w:rFonts w:ascii="Arial" w:hAnsi="Arial" w:cs="Arial"/>
          <w:sz w:val="22"/>
          <w:szCs w:val="22"/>
        </w:rPr>
      </w:pPr>
      <w:r w:rsidRPr="002F6389">
        <w:rPr>
          <w:rFonts w:ascii="Arial" w:hAnsi="Arial" w:cs="Arial"/>
          <w:sz w:val="22"/>
          <w:szCs w:val="22"/>
        </w:rPr>
        <w:t xml:space="preserve">The HAL is distributed under a non-restrictive BSD (Berkeley </w:t>
      </w:r>
      <w:r>
        <w:rPr>
          <w:rFonts w:ascii="Arial" w:hAnsi="Arial" w:cs="Arial"/>
          <w:sz w:val="22"/>
          <w:szCs w:val="22"/>
        </w:rPr>
        <w:t xml:space="preserve">Software Distribution) license. </w:t>
      </w:r>
      <w:r w:rsidRPr="002F6389">
        <w:rPr>
          <w:rFonts w:ascii="Arial" w:hAnsi="Arial" w:cs="Arial"/>
          <w:sz w:val="22"/>
          <w:szCs w:val="22"/>
        </w:rPr>
        <w:t xml:space="preserve">The Middleware stacks made by ST (USB </w:t>
      </w:r>
      <w:proofErr w:type="spellStart"/>
      <w:r w:rsidRPr="002F6389">
        <w:rPr>
          <w:rFonts w:ascii="Arial" w:hAnsi="Arial" w:cs="Arial"/>
          <w:sz w:val="22"/>
          <w:szCs w:val="22"/>
        </w:rPr>
        <w:t>Hostand</w:t>
      </w:r>
      <w:proofErr w:type="spellEnd"/>
      <w:r w:rsidRPr="002F6389">
        <w:rPr>
          <w:rFonts w:ascii="Arial" w:hAnsi="Arial" w:cs="Arial"/>
          <w:sz w:val="22"/>
          <w:szCs w:val="22"/>
        </w:rPr>
        <w:t xml:space="preserve"> Device Libraries, </w:t>
      </w:r>
      <w:proofErr w:type="spellStart"/>
      <w:r w:rsidRPr="002F6389">
        <w:rPr>
          <w:rFonts w:ascii="Arial" w:hAnsi="Arial" w:cs="Arial"/>
          <w:sz w:val="22"/>
          <w:szCs w:val="22"/>
        </w:rPr>
        <w:t>STemWin</w:t>
      </w:r>
      <w:proofErr w:type="spellEnd"/>
      <w:r w:rsidRPr="002F6389">
        <w:rPr>
          <w:rFonts w:ascii="Arial" w:hAnsi="Arial" w:cs="Arial"/>
          <w:sz w:val="22"/>
          <w:szCs w:val="22"/>
        </w:rPr>
        <w:t>) come with a licensing model allowing easy reuse, provided it runs on an ST device.</w:t>
      </w:r>
    </w:p>
    <w:p w14:paraId="034319C3" w14:textId="5CB0AFF7" w:rsidR="002F6389" w:rsidRDefault="002F6389" w:rsidP="002F6389">
      <w:pPr>
        <w:rPr>
          <w:rFonts w:ascii="Arial" w:hAnsi="Arial" w:cs="Arial"/>
          <w:sz w:val="22"/>
          <w:szCs w:val="22"/>
        </w:rPr>
      </w:pPr>
      <w:r w:rsidRPr="002F6389">
        <w:rPr>
          <w:rFonts w:ascii="Arial" w:hAnsi="Arial" w:cs="Arial"/>
          <w:sz w:val="22"/>
          <w:szCs w:val="22"/>
        </w:rPr>
        <w:t>The Middleware based on well-known open-source solut</w:t>
      </w:r>
      <w:r>
        <w:rPr>
          <w:rFonts w:ascii="Arial" w:hAnsi="Arial" w:cs="Arial"/>
          <w:sz w:val="22"/>
          <w:szCs w:val="22"/>
        </w:rPr>
        <w:t>ions (</w:t>
      </w:r>
      <w:proofErr w:type="spellStart"/>
      <w:r>
        <w:rPr>
          <w:rFonts w:ascii="Arial" w:hAnsi="Arial" w:cs="Arial"/>
          <w:sz w:val="22"/>
          <w:szCs w:val="22"/>
        </w:rPr>
        <w:t>FreeRTOS</w:t>
      </w:r>
      <w:proofErr w:type="spellEnd"/>
      <w:r>
        <w:rPr>
          <w:rFonts w:ascii="Arial" w:hAnsi="Arial" w:cs="Arial"/>
          <w:sz w:val="22"/>
          <w:szCs w:val="22"/>
        </w:rPr>
        <w:t xml:space="preserve"> and </w:t>
      </w:r>
      <w:proofErr w:type="spellStart"/>
      <w:r>
        <w:rPr>
          <w:rFonts w:ascii="Arial" w:hAnsi="Arial" w:cs="Arial"/>
          <w:sz w:val="22"/>
          <w:szCs w:val="22"/>
        </w:rPr>
        <w:t>FatFs</w:t>
      </w:r>
      <w:proofErr w:type="spellEnd"/>
      <w:r w:rsidRPr="002F6389">
        <w:rPr>
          <w:rFonts w:ascii="Arial" w:hAnsi="Arial" w:cs="Arial"/>
          <w:sz w:val="22"/>
          <w:szCs w:val="22"/>
        </w:rPr>
        <w:t>) have user-friendly license terms. For more details, refer to the license agreement of each Middleware.</w:t>
      </w:r>
    </w:p>
    <w:p w14:paraId="015B809C" w14:textId="77777777" w:rsidR="002F6389" w:rsidRPr="002F6389" w:rsidRDefault="002F6389" w:rsidP="002F6389">
      <w:pPr>
        <w:rPr>
          <w:rFonts w:ascii="Arial" w:hAnsi="Arial" w:cs="Arial"/>
          <w:sz w:val="22"/>
          <w:szCs w:val="22"/>
        </w:rPr>
      </w:pPr>
    </w:p>
    <w:p w14:paraId="40400630" w14:textId="6E863E1B" w:rsidR="002F6389" w:rsidRDefault="002F6389" w:rsidP="002F6389">
      <w:pPr>
        <w:rPr>
          <w:rFonts w:ascii="Arial" w:hAnsi="Arial" w:cs="Arial"/>
          <w:b/>
          <w:sz w:val="22"/>
          <w:szCs w:val="22"/>
        </w:rPr>
      </w:pPr>
      <w:r w:rsidRPr="002F6389">
        <w:rPr>
          <w:rFonts w:ascii="Arial" w:hAnsi="Arial" w:cs="Arial"/>
          <w:b/>
          <w:sz w:val="22"/>
          <w:szCs w:val="22"/>
        </w:rPr>
        <w:t>What boards are supported by the STM32CubeF3 firmware package?</w:t>
      </w:r>
    </w:p>
    <w:p w14:paraId="2F099559" w14:textId="77777777" w:rsidR="002F6389" w:rsidRPr="002F6389" w:rsidRDefault="002F6389" w:rsidP="002F6389">
      <w:pPr>
        <w:rPr>
          <w:rFonts w:ascii="Arial" w:hAnsi="Arial" w:cs="Arial"/>
          <w:b/>
          <w:sz w:val="22"/>
          <w:szCs w:val="22"/>
        </w:rPr>
      </w:pPr>
    </w:p>
    <w:p w14:paraId="195E5C5F" w14:textId="5189504E" w:rsidR="002F6389" w:rsidRDefault="002F6389" w:rsidP="002F6389">
      <w:pPr>
        <w:rPr>
          <w:rFonts w:ascii="Arial" w:hAnsi="Arial" w:cs="Arial"/>
          <w:sz w:val="22"/>
          <w:szCs w:val="22"/>
        </w:rPr>
      </w:pPr>
      <w:r>
        <w:rPr>
          <w:rFonts w:ascii="Arial" w:hAnsi="Arial" w:cs="Arial"/>
          <w:sz w:val="22"/>
          <w:szCs w:val="22"/>
        </w:rPr>
        <w:t>The STM32CubeF3</w:t>
      </w:r>
      <w:r w:rsidRPr="002F6389">
        <w:rPr>
          <w:rFonts w:ascii="Arial" w:hAnsi="Arial" w:cs="Arial"/>
          <w:sz w:val="22"/>
          <w:szCs w:val="22"/>
        </w:rPr>
        <w:t xml:space="preserve"> firmware package provides BSP driver</w:t>
      </w:r>
      <w:r>
        <w:rPr>
          <w:rFonts w:ascii="Arial" w:hAnsi="Arial" w:cs="Arial"/>
          <w:sz w:val="22"/>
          <w:szCs w:val="22"/>
        </w:rPr>
        <w:t>s and ready-to-use examples for the following STM32F3</w:t>
      </w:r>
      <w:r w:rsidRPr="002F6389">
        <w:rPr>
          <w:rFonts w:ascii="Arial" w:hAnsi="Arial" w:cs="Arial"/>
          <w:sz w:val="22"/>
          <w:szCs w:val="22"/>
        </w:rPr>
        <w:t xml:space="preserve"> boards: STM32</w:t>
      </w:r>
      <w:r>
        <w:rPr>
          <w:rFonts w:ascii="Arial" w:hAnsi="Arial" w:cs="Arial"/>
          <w:sz w:val="22"/>
          <w:szCs w:val="22"/>
        </w:rPr>
        <w:t>303C-EVAL, STM32373C-EVAL, STM32F3</w:t>
      </w:r>
      <w:r w:rsidRPr="002F6389">
        <w:rPr>
          <w:rFonts w:ascii="Arial" w:hAnsi="Arial" w:cs="Arial"/>
          <w:sz w:val="22"/>
          <w:szCs w:val="22"/>
        </w:rPr>
        <w:t>-Discovery, STM32F</w:t>
      </w:r>
      <w:r>
        <w:rPr>
          <w:rFonts w:ascii="Arial" w:hAnsi="Arial" w:cs="Arial"/>
          <w:sz w:val="22"/>
          <w:szCs w:val="22"/>
        </w:rPr>
        <w:t>3348</w:t>
      </w:r>
      <w:r w:rsidRPr="002F6389">
        <w:rPr>
          <w:rFonts w:ascii="Arial" w:hAnsi="Arial" w:cs="Arial"/>
          <w:sz w:val="22"/>
          <w:szCs w:val="22"/>
        </w:rPr>
        <w:t xml:space="preserve">-Discovery, </w:t>
      </w:r>
      <w:r>
        <w:rPr>
          <w:rFonts w:ascii="Arial" w:hAnsi="Arial" w:cs="Arial"/>
          <w:sz w:val="22"/>
          <w:szCs w:val="22"/>
        </w:rPr>
        <w:t>NUCLEO-F302R8 and NUCLEO-F334R8</w:t>
      </w:r>
      <w:r w:rsidRPr="002F6389">
        <w:rPr>
          <w:rFonts w:ascii="Arial" w:hAnsi="Arial" w:cs="Arial"/>
          <w:sz w:val="22"/>
          <w:szCs w:val="22"/>
        </w:rPr>
        <w:t>.</w:t>
      </w:r>
    </w:p>
    <w:p w14:paraId="1BDA924F" w14:textId="77777777" w:rsidR="002F6389" w:rsidRPr="002F6389" w:rsidRDefault="002F6389" w:rsidP="002F6389">
      <w:pPr>
        <w:rPr>
          <w:rFonts w:ascii="Arial" w:hAnsi="Arial" w:cs="Arial"/>
          <w:sz w:val="22"/>
          <w:szCs w:val="22"/>
        </w:rPr>
      </w:pPr>
    </w:p>
    <w:p w14:paraId="540A5FBC" w14:textId="77777777" w:rsidR="002F6389" w:rsidRDefault="002F6389" w:rsidP="002F6389">
      <w:pPr>
        <w:rPr>
          <w:rFonts w:ascii="Arial" w:hAnsi="Arial" w:cs="Arial"/>
          <w:b/>
          <w:sz w:val="22"/>
          <w:szCs w:val="22"/>
        </w:rPr>
      </w:pPr>
      <w:r w:rsidRPr="002F6389">
        <w:rPr>
          <w:rFonts w:ascii="Arial" w:hAnsi="Arial" w:cs="Arial"/>
          <w:b/>
          <w:sz w:val="22"/>
          <w:szCs w:val="22"/>
        </w:rPr>
        <w:t>Is there any link with Standard Peripheral Libraries?</w:t>
      </w:r>
    </w:p>
    <w:p w14:paraId="2B2BAF9A" w14:textId="77777777" w:rsidR="002F6389" w:rsidRPr="002F6389" w:rsidRDefault="002F6389" w:rsidP="002F6389">
      <w:pPr>
        <w:rPr>
          <w:rFonts w:ascii="Arial" w:hAnsi="Arial" w:cs="Arial"/>
          <w:b/>
          <w:sz w:val="22"/>
          <w:szCs w:val="22"/>
        </w:rPr>
      </w:pPr>
    </w:p>
    <w:p w14:paraId="2DFBF2B1" w14:textId="77777777" w:rsidR="002F6389" w:rsidRDefault="002F6389" w:rsidP="002F6389">
      <w:pPr>
        <w:rPr>
          <w:rFonts w:ascii="Arial" w:hAnsi="Arial" w:cs="Arial"/>
          <w:sz w:val="22"/>
          <w:szCs w:val="22"/>
        </w:rPr>
      </w:pPr>
      <w:r w:rsidRPr="002F6389">
        <w:rPr>
          <w:rFonts w:ascii="Arial" w:hAnsi="Arial" w:cs="Arial"/>
          <w:sz w:val="22"/>
          <w:szCs w:val="22"/>
        </w:rPr>
        <w:t>The STM32Cube HAL Layer is the replacement of t</w:t>
      </w:r>
      <w:r>
        <w:rPr>
          <w:rFonts w:ascii="Arial" w:hAnsi="Arial" w:cs="Arial"/>
          <w:sz w:val="22"/>
          <w:szCs w:val="22"/>
        </w:rPr>
        <w:t>he Standard Peripheral Library.</w:t>
      </w:r>
    </w:p>
    <w:p w14:paraId="1A84C92D" w14:textId="77777777" w:rsidR="002F6389" w:rsidRDefault="002F6389" w:rsidP="002F6389">
      <w:pPr>
        <w:rPr>
          <w:rFonts w:ascii="Arial" w:hAnsi="Arial" w:cs="Arial"/>
          <w:sz w:val="22"/>
          <w:szCs w:val="22"/>
        </w:rPr>
      </w:pPr>
      <w:r w:rsidRPr="002F6389">
        <w:rPr>
          <w:rFonts w:ascii="Arial" w:hAnsi="Arial" w:cs="Arial"/>
          <w:sz w:val="22"/>
          <w:szCs w:val="22"/>
        </w:rPr>
        <w:t xml:space="preserve">The HAL APIs offer a higher abstraction level compared to the standard peripheral APIs. </w:t>
      </w:r>
    </w:p>
    <w:p w14:paraId="2D6FFB8D" w14:textId="458F08F8" w:rsidR="002F6389" w:rsidRPr="002F6389" w:rsidRDefault="002F6389" w:rsidP="002F6389">
      <w:pPr>
        <w:rPr>
          <w:rFonts w:ascii="Arial" w:hAnsi="Arial" w:cs="Arial"/>
          <w:sz w:val="22"/>
          <w:szCs w:val="22"/>
        </w:rPr>
      </w:pPr>
      <w:r w:rsidRPr="002F6389">
        <w:rPr>
          <w:rFonts w:ascii="Arial" w:hAnsi="Arial" w:cs="Arial"/>
          <w:sz w:val="22"/>
          <w:szCs w:val="22"/>
        </w:rPr>
        <w:t>HAL focuses on peripheral common functionalities r</w:t>
      </w:r>
      <w:r>
        <w:rPr>
          <w:rFonts w:ascii="Arial" w:hAnsi="Arial" w:cs="Arial"/>
          <w:sz w:val="22"/>
          <w:szCs w:val="22"/>
        </w:rPr>
        <w:t xml:space="preserve">ather than hardware. The higher </w:t>
      </w:r>
      <w:r w:rsidRPr="002F6389">
        <w:rPr>
          <w:rFonts w:ascii="Arial" w:hAnsi="Arial" w:cs="Arial"/>
          <w:sz w:val="22"/>
          <w:szCs w:val="22"/>
        </w:rPr>
        <w:t>abstraction level allows to define a set of user</w:t>
      </w:r>
      <w:r>
        <w:rPr>
          <w:rFonts w:ascii="Arial" w:hAnsi="Arial" w:cs="Arial"/>
          <w:sz w:val="22"/>
          <w:szCs w:val="22"/>
        </w:rPr>
        <w:t xml:space="preserve"> </w:t>
      </w:r>
      <w:r w:rsidRPr="002F6389">
        <w:rPr>
          <w:rFonts w:ascii="Arial" w:hAnsi="Arial" w:cs="Arial"/>
          <w:sz w:val="22"/>
          <w:szCs w:val="22"/>
        </w:rPr>
        <w:t>friendly APIs that can be easily ported from one product to another.</w:t>
      </w:r>
    </w:p>
    <w:p w14:paraId="6645F86D" w14:textId="261023B3" w:rsidR="002F6389" w:rsidRPr="002F6389" w:rsidRDefault="002F6389" w:rsidP="002F6389">
      <w:pPr>
        <w:rPr>
          <w:rFonts w:ascii="Arial" w:hAnsi="Arial" w:cs="Arial"/>
          <w:sz w:val="22"/>
          <w:szCs w:val="22"/>
        </w:rPr>
      </w:pPr>
      <w:r w:rsidRPr="002F6389">
        <w:rPr>
          <w:rFonts w:ascii="Arial" w:hAnsi="Arial" w:cs="Arial"/>
          <w:sz w:val="22"/>
          <w:szCs w:val="22"/>
        </w:rPr>
        <w:t>Customers currently using Standard Peripheral Libraries wi</w:t>
      </w:r>
      <w:r w:rsidR="005714C3">
        <w:rPr>
          <w:rFonts w:ascii="Arial" w:hAnsi="Arial" w:cs="Arial"/>
          <w:sz w:val="22"/>
          <w:szCs w:val="22"/>
        </w:rPr>
        <w:t xml:space="preserve">ll be helped through </w:t>
      </w:r>
      <w:proofErr w:type="gramStart"/>
      <w:r w:rsidR="005714C3">
        <w:rPr>
          <w:rFonts w:ascii="Arial" w:hAnsi="Arial" w:cs="Arial"/>
          <w:sz w:val="22"/>
          <w:szCs w:val="22"/>
        </w:rPr>
        <w:t xml:space="preserve">Migration  </w:t>
      </w:r>
      <w:r w:rsidRPr="002F6389">
        <w:rPr>
          <w:rFonts w:ascii="Arial" w:hAnsi="Arial" w:cs="Arial"/>
          <w:sz w:val="22"/>
          <w:szCs w:val="22"/>
        </w:rPr>
        <w:t>guides</w:t>
      </w:r>
      <w:proofErr w:type="gramEnd"/>
      <w:r w:rsidRPr="002F6389">
        <w:rPr>
          <w:rFonts w:ascii="Arial" w:hAnsi="Arial" w:cs="Arial"/>
          <w:sz w:val="22"/>
          <w:szCs w:val="22"/>
        </w:rPr>
        <w:t xml:space="preserve">. Existing Standard Peripheral Libraries will be supported, but not recommended </w:t>
      </w:r>
      <w:proofErr w:type="gramStart"/>
      <w:r w:rsidRPr="002F6389">
        <w:rPr>
          <w:rFonts w:ascii="Arial" w:hAnsi="Arial" w:cs="Arial"/>
          <w:sz w:val="22"/>
          <w:szCs w:val="22"/>
        </w:rPr>
        <w:t xml:space="preserve">for </w:t>
      </w:r>
      <w:r w:rsidR="005714C3">
        <w:rPr>
          <w:rFonts w:ascii="Arial" w:hAnsi="Arial" w:cs="Arial"/>
          <w:sz w:val="22"/>
          <w:szCs w:val="22"/>
        </w:rPr>
        <w:t xml:space="preserve"> </w:t>
      </w:r>
      <w:r w:rsidRPr="002F6389">
        <w:rPr>
          <w:rFonts w:ascii="Arial" w:hAnsi="Arial" w:cs="Arial"/>
          <w:sz w:val="22"/>
          <w:szCs w:val="22"/>
        </w:rPr>
        <w:t>new</w:t>
      </w:r>
      <w:proofErr w:type="gramEnd"/>
      <w:r w:rsidRPr="002F6389">
        <w:rPr>
          <w:rFonts w:ascii="Arial" w:hAnsi="Arial" w:cs="Arial"/>
          <w:sz w:val="22"/>
          <w:szCs w:val="22"/>
        </w:rPr>
        <w:t xml:space="preserve"> designs.</w:t>
      </w:r>
    </w:p>
    <w:p w14:paraId="54364765" w14:textId="77777777" w:rsidR="005714C3" w:rsidRDefault="005714C3" w:rsidP="002F6389">
      <w:pPr>
        <w:rPr>
          <w:rFonts w:ascii="Arial" w:hAnsi="Arial" w:cs="Arial"/>
          <w:sz w:val="22"/>
          <w:szCs w:val="22"/>
        </w:rPr>
      </w:pPr>
    </w:p>
    <w:p w14:paraId="4B738EEA" w14:textId="415DBE77" w:rsidR="002F6389" w:rsidRPr="005714C3" w:rsidRDefault="002F6389" w:rsidP="002F6389">
      <w:pPr>
        <w:rPr>
          <w:rFonts w:ascii="Arial" w:hAnsi="Arial" w:cs="Arial"/>
          <w:b/>
          <w:sz w:val="22"/>
          <w:szCs w:val="22"/>
        </w:rPr>
      </w:pPr>
      <w:r w:rsidRPr="005714C3">
        <w:rPr>
          <w:rFonts w:ascii="Arial" w:hAnsi="Arial" w:cs="Arial"/>
          <w:b/>
          <w:sz w:val="22"/>
          <w:szCs w:val="22"/>
        </w:rPr>
        <w:t>Does the HAL take benefit from interrupts or DMA? How can this be controlled?</w:t>
      </w:r>
    </w:p>
    <w:p w14:paraId="4460ADBA" w14:textId="77777777" w:rsidR="005714C3" w:rsidRDefault="005714C3" w:rsidP="002F6389">
      <w:pPr>
        <w:rPr>
          <w:rFonts w:ascii="Arial" w:hAnsi="Arial" w:cs="Arial"/>
          <w:sz w:val="22"/>
          <w:szCs w:val="22"/>
        </w:rPr>
      </w:pPr>
    </w:p>
    <w:p w14:paraId="38CBC7DE" w14:textId="77777777" w:rsidR="005714C3" w:rsidRDefault="002F6389" w:rsidP="002F6389">
      <w:pPr>
        <w:rPr>
          <w:rFonts w:ascii="Arial" w:hAnsi="Arial" w:cs="Arial"/>
          <w:sz w:val="22"/>
          <w:szCs w:val="22"/>
        </w:rPr>
      </w:pPr>
      <w:r w:rsidRPr="002F6389">
        <w:rPr>
          <w:rFonts w:ascii="Arial" w:hAnsi="Arial" w:cs="Arial"/>
          <w:sz w:val="22"/>
          <w:szCs w:val="22"/>
        </w:rPr>
        <w:t>Yes. The HAL supports three API programming models: polli</w:t>
      </w:r>
      <w:r w:rsidR="005714C3">
        <w:rPr>
          <w:rFonts w:ascii="Arial" w:hAnsi="Arial" w:cs="Arial"/>
          <w:sz w:val="22"/>
          <w:szCs w:val="22"/>
        </w:rPr>
        <w:t xml:space="preserve">ng, interrupt and DMA (with </w:t>
      </w:r>
      <w:proofErr w:type="gramStart"/>
      <w:r w:rsidR="005714C3">
        <w:rPr>
          <w:rFonts w:ascii="Arial" w:hAnsi="Arial" w:cs="Arial"/>
          <w:sz w:val="22"/>
          <w:szCs w:val="22"/>
        </w:rPr>
        <w:t xml:space="preserve">or  </w:t>
      </w:r>
      <w:r w:rsidRPr="002F6389">
        <w:rPr>
          <w:rFonts w:ascii="Arial" w:hAnsi="Arial" w:cs="Arial"/>
          <w:sz w:val="22"/>
          <w:szCs w:val="22"/>
        </w:rPr>
        <w:t>without</w:t>
      </w:r>
      <w:proofErr w:type="gramEnd"/>
      <w:r w:rsidRPr="002F6389">
        <w:rPr>
          <w:rFonts w:ascii="Arial" w:hAnsi="Arial" w:cs="Arial"/>
          <w:sz w:val="22"/>
          <w:szCs w:val="22"/>
        </w:rPr>
        <w:t xml:space="preserve"> interrupt generation).</w:t>
      </w:r>
      <w:r w:rsidR="005714C3">
        <w:rPr>
          <w:rFonts w:ascii="Arial" w:hAnsi="Arial" w:cs="Arial"/>
          <w:sz w:val="22"/>
          <w:szCs w:val="22"/>
        </w:rPr>
        <w:t xml:space="preserve"> </w:t>
      </w:r>
    </w:p>
    <w:p w14:paraId="5555DC8E" w14:textId="77777777" w:rsidR="005714C3" w:rsidRDefault="005714C3" w:rsidP="002F6389">
      <w:pPr>
        <w:rPr>
          <w:rFonts w:ascii="Arial" w:hAnsi="Arial" w:cs="Arial"/>
          <w:sz w:val="22"/>
          <w:szCs w:val="22"/>
        </w:rPr>
      </w:pPr>
    </w:p>
    <w:p w14:paraId="2EA6DF7C" w14:textId="7CBF636A" w:rsidR="002F6389" w:rsidRPr="005714C3" w:rsidRDefault="002F6389" w:rsidP="002F6389">
      <w:pPr>
        <w:rPr>
          <w:rFonts w:ascii="Arial" w:hAnsi="Arial" w:cs="Arial"/>
          <w:b/>
          <w:sz w:val="22"/>
          <w:szCs w:val="22"/>
        </w:rPr>
      </w:pPr>
      <w:r w:rsidRPr="005714C3">
        <w:rPr>
          <w:rFonts w:ascii="Arial" w:hAnsi="Arial" w:cs="Arial"/>
          <w:b/>
          <w:sz w:val="22"/>
          <w:szCs w:val="22"/>
        </w:rPr>
        <w:t>Are any examples provided with the ready-to-use toolset projects?</w:t>
      </w:r>
    </w:p>
    <w:p w14:paraId="59FB27F3" w14:textId="77777777" w:rsidR="005714C3" w:rsidRDefault="005714C3" w:rsidP="002F6389">
      <w:pPr>
        <w:rPr>
          <w:rFonts w:ascii="Arial" w:hAnsi="Arial" w:cs="Arial"/>
          <w:sz w:val="22"/>
          <w:szCs w:val="22"/>
        </w:rPr>
      </w:pPr>
    </w:p>
    <w:p w14:paraId="513010E1" w14:textId="026AC1F3" w:rsidR="002F6389" w:rsidRPr="002F6389" w:rsidRDefault="005714C3" w:rsidP="002F6389">
      <w:pPr>
        <w:rPr>
          <w:rFonts w:ascii="Arial" w:hAnsi="Arial" w:cs="Arial"/>
          <w:sz w:val="22"/>
          <w:szCs w:val="22"/>
        </w:rPr>
      </w:pPr>
      <w:r>
        <w:rPr>
          <w:rFonts w:ascii="Arial" w:hAnsi="Arial" w:cs="Arial"/>
          <w:sz w:val="22"/>
          <w:szCs w:val="22"/>
        </w:rPr>
        <w:t>Yes. STM32CubeF3</w:t>
      </w:r>
      <w:r w:rsidR="002F6389" w:rsidRPr="002F6389">
        <w:rPr>
          <w:rFonts w:ascii="Arial" w:hAnsi="Arial" w:cs="Arial"/>
          <w:sz w:val="22"/>
          <w:szCs w:val="22"/>
        </w:rPr>
        <w:t xml:space="preserve"> provides a rich set of examples </w:t>
      </w:r>
      <w:r>
        <w:rPr>
          <w:rFonts w:ascii="Arial" w:hAnsi="Arial" w:cs="Arial"/>
          <w:sz w:val="22"/>
          <w:szCs w:val="22"/>
        </w:rPr>
        <w:t>and applications (around 70</w:t>
      </w:r>
      <w:r w:rsidR="002F6389" w:rsidRPr="002F6389">
        <w:rPr>
          <w:rFonts w:ascii="Arial" w:hAnsi="Arial" w:cs="Arial"/>
          <w:sz w:val="22"/>
          <w:szCs w:val="22"/>
        </w:rPr>
        <w:t xml:space="preserve"> for STM32</w:t>
      </w:r>
      <w:r>
        <w:rPr>
          <w:rFonts w:ascii="Arial" w:hAnsi="Arial" w:cs="Arial"/>
          <w:sz w:val="22"/>
          <w:szCs w:val="22"/>
        </w:rPr>
        <w:t>303C-</w:t>
      </w:r>
      <w:r w:rsidR="002F6389" w:rsidRPr="002F6389">
        <w:rPr>
          <w:rFonts w:ascii="Arial" w:hAnsi="Arial" w:cs="Arial"/>
          <w:sz w:val="22"/>
          <w:szCs w:val="22"/>
        </w:rPr>
        <w:t xml:space="preserve">EVAL). They come with the preconfigured project of several toolsets: IAR, </w:t>
      </w:r>
      <w:proofErr w:type="spellStart"/>
      <w:proofErr w:type="gramStart"/>
      <w:r w:rsidR="002F6389" w:rsidRPr="002F6389">
        <w:rPr>
          <w:rFonts w:ascii="Arial" w:hAnsi="Arial" w:cs="Arial"/>
          <w:sz w:val="22"/>
          <w:szCs w:val="22"/>
        </w:rPr>
        <w:t>Keil</w:t>
      </w:r>
      <w:proofErr w:type="spellEnd"/>
      <w:r w:rsidR="002F6389" w:rsidRPr="002F6389">
        <w:rPr>
          <w:rFonts w:ascii="Arial" w:hAnsi="Arial" w:cs="Arial"/>
          <w:sz w:val="22"/>
          <w:szCs w:val="22"/>
        </w:rPr>
        <w:t xml:space="preserve"> </w:t>
      </w:r>
      <w:r>
        <w:rPr>
          <w:rFonts w:ascii="Arial" w:hAnsi="Arial" w:cs="Arial"/>
          <w:sz w:val="22"/>
          <w:szCs w:val="22"/>
        </w:rPr>
        <w:t xml:space="preserve"> </w:t>
      </w:r>
      <w:r w:rsidR="002F6389" w:rsidRPr="002F6389">
        <w:rPr>
          <w:rFonts w:ascii="Arial" w:hAnsi="Arial" w:cs="Arial"/>
          <w:sz w:val="22"/>
          <w:szCs w:val="22"/>
        </w:rPr>
        <w:t>and</w:t>
      </w:r>
      <w:proofErr w:type="gramEnd"/>
      <w:r w:rsidR="002F6389" w:rsidRPr="002F6389">
        <w:rPr>
          <w:rFonts w:ascii="Arial" w:hAnsi="Arial" w:cs="Arial"/>
          <w:sz w:val="22"/>
          <w:szCs w:val="22"/>
        </w:rPr>
        <w:t xml:space="preserve"> GCC.</w:t>
      </w:r>
    </w:p>
    <w:p w14:paraId="549F3EF3" w14:textId="77777777" w:rsidR="005714C3" w:rsidRDefault="005714C3" w:rsidP="002F6389">
      <w:pPr>
        <w:rPr>
          <w:rFonts w:ascii="Arial" w:hAnsi="Arial" w:cs="Arial"/>
          <w:sz w:val="22"/>
          <w:szCs w:val="22"/>
        </w:rPr>
      </w:pPr>
    </w:p>
    <w:p w14:paraId="1A80E02E" w14:textId="77777777" w:rsidR="002F6389" w:rsidRPr="005714C3" w:rsidRDefault="002F6389" w:rsidP="002F6389">
      <w:pPr>
        <w:rPr>
          <w:rFonts w:ascii="Arial" w:hAnsi="Arial" w:cs="Arial"/>
          <w:b/>
          <w:sz w:val="22"/>
          <w:szCs w:val="22"/>
        </w:rPr>
      </w:pPr>
      <w:r w:rsidRPr="005714C3">
        <w:rPr>
          <w:rFonts w:ascii="Arial" w:hAnsi="Arial" w:cs="Arial"/>
          <w:b/>
          <w:sz w:val="22"/>
          <w:szCs w:val="22"/>
        </w:rPr>
        <w:t>How are the product/peripheral specific features managed?</w:t>
      </w:r>
    </w:p>
    <w:p w14:paraId="7C3EC88B" w14:textId="77777777" w:rsidR="005714C3" w:rsidRDefault="005714C3" w:rsidP="002F6389">
      <w:pPr>
        <w:rPr>
          <w:rFonts w:ascii="Arial" w:hAnsi="Arial" w:cs="Arial"/>
          <w:sz w:val="22"/>
          <w:szCs w:val="22"/>
        </w:rPr>
      </w:pPr>
    </w:p>
    <w:p w14:paraId="705D4392" w14:textId="18672D06" w:rsidR="002F6389" w:rsidRPr="002F6389" w:rsidRDefault="002F6389" w:rsidP="002F6389">
      <w:pPr>
        <w:rPr>
          <w:rFonts w:ascii="Arial" w:hAnsi="Arial" w:cs="Arial"/>
          <w:sz w:val="22"/>
          <w:szCs w:val="22"/>
        </w:rPr>
      </w:pPr>
      <w:r w:rsidRPr="002F6389">
        <w:rPr>
          <w:rFonts w:ascii="Arial" w:hAnsi="Arial" w:cs="Arial"/>
          <w:sz w:val="22"/>
          <w:szCs w:val="22"/>
        </w:rPr>
        <w:t xml:space="preserve">The HAL offers extended APIs, i.e. specific functions as add-ons to the </w:t>
      </w:r>
      <w:r w:rsidR="005714C3">
        <w:rPr>
          <w:rFonts w:ascii="Arial" w:hAnsi="Arial" w:cs="Arial"/>
          <w:sz w:val="22"/>
          <w:szCs w:val="22"/>
        </w:rPr>
        <w:t xml:space="preserve">common API to </w:t>
      </w:r>
      <w:r w:rsidRPr="002F6389">
        <w:rPr>
          <w:rFonts w:ascii="Arial" w:hAnsi="Arial" w:cs="Arial"/>
          <w:sz w:val="22"/>
          <w:szCs w:val="22"/>
        </w:rPr>
        <w:t>support features available on some products/lines only.</w:t>
      </w:r>
    </w:p>
    <w:p w14:paraId="4937065D" w14:textId="77777777" w:rsidR="005714C3" w:rsidRDefault="005714C3" w:rsidP="002F6389">
      <w:pPr>
        <w:rPr>
          <w:rFonts w:ascii="Arial" w:hAnsi="Arial" w:cs="Arial"/>
          <w:sz w:val="22"/>
          <w:szCs w:val="22"/>
        </w:rPr>
      </w:pPr>
    </w:p>
    <w:p w14:paraId="44F622A9" w14:textId="77777777" w:rsidR="002F6389" w:rsidRPr="005714C3" w:rsidRDefault="002F6389" w:rsidP="002F6389">
      <w:pPr>
        <w:rPr>
          <w:rFonts w:ascii="Arial" w:hAnsi="Arial" w:cs="Arial"/>
          <w:b/>
          <w:sz w:val="22"/>
          <w:szCs w:val="22"/>
        </w:rPr>
      </w:pPr>
      <w:r w:rsidRPr="005714C3">
        <w:rPr>
          <w:rFonts w:ascii="Arial" w:hAnsi="Arial" w:cs="Arial"/>
          <w:b/>
          <w:sz w:val="22"/>
          <w:szCs w:val="22"/>
        </w:rPr>
        <w:t>How can STM32CubeMX generate code based on embedded software?</w:t>
      </w:r>
    </w:p>
    <w:p w14:paraId="5EFBE6B0" w14:textId="77777777" w:rsidR="005714C3" w:rsidRDefault="005714C3" w:rsidP="002F6389">
      <w:pPr>
        <w:rPr>
          <w:rFonts w:ascii="Arial" w:hAnsi="Arial" w:cs="Arial"/>
          <w:sz w:val="22"/>
          <w:szCs w:val="22"/>
        </w:rPr>
      </w:pPr>
    </w:p>
    <w:p w14:paraId="7253711B" w14:textId="34CF3091" w:rsidR="002F6389" w:rsidRPr="002F6389" w:rsidRDefault="002F6389" w:rsidP="002F6389">
      <w:pPr>
        <w:rPr>
          <w:rFonts w:ascii="Arial" w:hAnsi="Arial" w:cs="Arial"/>
          <w:sz w:val="22"/>
          <w:szCs w:val="22"/>
        </w:rPr>
      </w:pPr>
      <w:r w:rsidRPr="002F6389">
        <w:rPr>
          <w:rFonts w:ascii="Arial" w:hAnsi="Arial" w:cs="Arial"/>
          <w:sz w:val="22"/>
          <w:szCs w:val="22"/>
        </w:rPr>
        <w:t>STM32CubeMX has a built-in knowledge of STM32 mic</w:t>
      </w:r>
      <w:r w:rsidR="005714C3">
        <w:rPr>
          <w:rFonts w:ascii="Arial" w:hAnsi="Arial" w:cs="Arial"/>
          <w:sz w:val="22"/>
          <w:szCs w:val="22"/>
        </w:rPr>
        <w:t xml:space="preserve">rocontrollers, including their </w:t>
      </w:r>
      <w:r w:rsidRPr="002F6389">
        <w:rPr>
          <w:rFonts w:ascii="Arial" w:hAnsi="Arial" w:cs="Arial"/>
          <w:sz w:val="22"/>
          <w:szCs w:val="22"/>
        </w:rPr>
        <w:t xml:space="preserve">peripherals and software. This enables the tool to provide a </w:t>
      </w:r>
      <w:r w:rsidR="005714C3">
        <w:rPr>
          <w:rFonts w:ascii="Arial" w:hAnsi="Arial" w:cs="Arial"/>
          <w:sz w:val="22"/>
          <w:szCs w:val="22"/>
        </w:rPr>
        <w:t xml:space="preserve">graphical representation to the </w:t>
      </w:r>
      <w:r w:rsidRPr="002F6389">
        <w:rPr>
          <w:rFonts w:ascii="Arial" w:hAnsi="Arial" w:cs="Arial"/>
          <w:sz w:val="22"/>
          <w:szCs w:val="22"/>
        </w:rPr>
        <w:t>user and generate *.h/*.c files based on user configuration.</w:t>
      </w:r>
    </w:p>
    <w:p w14:paraId="0B86F9F4" w14:textId="77777777" w:rsidR="005714C3" w:rsidRDefault="005714C3" w:rsidP="002F6389">
      <w:pPr>
        <w:rPr>
          <w:rFonts w:ascii="Arial" w:hAnsi="Arial" w:cs="Arial"/>
          <w:sz w:val="22"/>
          <w:szCs w:val="22"/>
        </w:rPr>
      </w:pPr>
    </w:p>
    <w:p w14:paraId="2997C130" w14:textId="46E039EE" w:rsidR="002F6389" w:rsidRPr="005714C3" w:rsidRDefault="002F6389" w:rsidP="002F6389">
      <w:pPr>
        <w:rPr>
          <w:rFonts w:ascii="Arial" w:hAnsi="Arial" w:cs="Arial"/>
          <w:b/>
          <w:sz w:val="22"/>
          <w:szCs w:val="22"/>
        </w:rPr>
      </w:pPr>
      <w:r w:rsidRPr="005714C3">
        <w:rPr>
          <w:rFonts w:ascii="Arial" w:hAnsi="Arial" w:cs="Arial"/>
          <w:b/>
          <w:sz w:val="22"/>
          <w:szCs w:val="22"/>
        </w:rPr>
        <w:t>How to get regular updates on the latest STM32CubeF</w:t>
      </w:r>
      <w:r w:rsidR="005714C3" w:rsidRPr="005714C3">
        <w:rPr>
          <w:rFonts w:ascii="Arial" w:hAnsi="Arial" w:cs="Arial"/>
          <w:b/>
          <w:sz w:val="22"/>
          <w:szCs w:val="22"/>
        </w:rPr>
        <w:t>3</w:t>
      </w:r>
      <w:r w:rsidRPr="005714C3">
        <w:rPr>
          <w:rFonts w:ascii="Arial" w:hAnsi="Arial" w:cs="Arial"/>
          <w:b/>
          <w:sz w:val="22"/>
          <w:szCs w:val="22"/>
        </w:rPr>
        <w:t xml:space="preserve"> firmware releases?</w:t>
      </w:r>
    </w:p>
    <w:p w14:paraId="231B4597" w14:textId="77777777" w:rsidR="005714C3" w:rsidRPr="002F6389" w:rsidRDefault="005714C3" w:rsidP="002F6389">
      <w:pPr>
        <w:rPr>
          <w:rFonts w:ascii="Arial" w:hAnsi="Arial" w:cs="Arial"/>
          <w:sz w:val="22"/>
          <w:szCs w:val="22"/>
        </w:rPr>
      </w:pPr>
    </w:p>
    <w:p w14:paraId="3F35F95F" w14:textId="33656B1D" w:rsidR="002F6389" w:rsidRPr="002F6389" w:rsidRDefault="002F6389" w:rsidP="002F6389">
      <w:pPr>
        <w:rPr>
          <w:rFonts w:ascii="Arial" w:hAnsi="Arial" w:cs="Arial"/>
          <w:sz w:val="22"/>
          <w:szCs w:val="22"/>
        </w:rPr>
      </w:pPr>
      <w:r w:rsidRPr="002F6389">
        <w:rPr>
          <w:rFonts w:ascii="Arial" w:hAnsi="Arial" w:cs="Arial"/>
          <w:sz w:val="22"/>
          <w:szCs w:val="22"/>
        </w:rPr>
        <w:t>The STM32CubeF</w:t>
      </w:r>
      <w:r w:rsidR="005714C3">
        <w:rPr>
          <w:rFonts w:ascii="Arial" w:hAnsi="Arial" w:cs="Arial"/>
          <w:sz w:val="22"/>
          <w:szCs w:val="22"/>
        </w:rPr>
        <w:t>3</w:t>
      </w:r>
      <w:r w:rsidRPr="002F6389">
        <w:rPr>
          <w:rFonts w:ascii="Arial" w:hAnsi="Arial" w:cs="Arial"/>
          <w:sz w:val="22"/>
          <w:szCs w:val="22"/>
        </w:rPr>
        <w:t xml:space="preserve"> firmware package comes with an updater utility, STM32Cu</w:t>
      </w:r>
      <w:r w:rsidR="005714C3">
        <w:rPr>
          <w:rFonts w:ascii="Arial" w:hAnsi="Arial" w:cs="Arial"/>
          <w:sz w:val="22"/>
          <w:szCs w:val="22"/>
        </w:rPr>
        <w:t xml:space="preserve">beUpdater,  </w:t>
      </w:r>
      <w:r w:rsidRPr="002F6389">
        <w:rPr>
          <w:rFonts w:ascii="Arial" w:hAnsi="Arial" w:cs="Arial"/>
          <w:sz w:val="22"/>
          <w:szCs w:val="22"/>
        </w:rPr>
        <w:t xml:space="preserve">that can be configured for automatic or on-demand checks for new firmware package </w:t>
      </w:r>
      <w:r w:rsidR="005714C3">
        <w:rPr>
          <w:rFonts w:ascii="Arial" w:hAnsi="Arial" w:cs="Arial"/>
          <w:sz w:val="22"/>
          <w:szCs w:val="22"/>
        </w:rPr>
        <w:t xml:space="preserve"> </w:t>
      </w:r>
      <w:r w:rsidRPr="002F6389">
        <w:rPr>
          <w:rFonts w:ascii="Arial" w:hAnsi="Arial" w:cs="Arial"/>
          <w:sz w:val="22"/>
          <w:szCs w:val="22"/>
        </w:rPr>
        <w:t>updates (new releases or/and patches).</w:t>
      </w:r>
    </w:p>
    <w:p w14:paraId="73B2343B" w14:textId="7EA1F198" w:rsidR="002F6389" w:rsidRPr="002F6389" w:rsidRDefault="002F6389" w:rsidP="002F6389">
      <w:pPr>
        <w:rPr>
          <w:rFonts w:ascii="Arial" w:hAnsi="Arial" w:cs="Arial"/>
          <w:sz w:val="22"/>
          <w:szCs w:val="22"/>
        </w:rPr>
      </w:pPr>
      <w:r w:rsidRPr="002F6389">
        <w:rPr>
          <w:rFonts w:ascii="Arial" w:hAnsi="Arial" w:cs="Arial"/>
          <w:sz w:val="22"/>
          <w:szCs w:val="22"/>
        </w:rPr>
        <w:t>STM32CubeUpdater is integrated as well within the STM</w:t>
      </w:r>
      <w:r w:rsidR="005714C3">
        <w:rPr>
          <w:rFonts w:ascii="Arial" w:hAnsi="Arial" w:cs="Arial"/>
          <w:sz w:val="22"/>
          <w:szCs w:val="22"/>
        </w:rPr>
        <w:t>32CubeMX tool. When using this tool for STM32F3</w:t>
      </w:r>
      <w:r w:rsidRPr="002F6389">
        <w:rPr>
          <w:rFonts w:ascii="Arial" w:hAnsi="Arial" w:cs="Arial"/>
          <w:sz w:val="22"/>
          <w:szCs w:val="22"/>
        </w:rPr>
        <w:t xml:space="preserve"> configuration and initialization C code generation, the user can benefit from STM32CubeMX sel</w:t>
      </w:r>
      <w:r w:rsidR="005714C3">
        <w:rPr>
          <w:rFonts w:ascii="Arial" w:hAnsi="Arial" w:cs="Arial"/>
          <w:sz w:val="22"/>
          <w:szCs w:val="22"/>
        </w:rPr>
        <w:t>f-updates as well as STM32CubeF3</w:t>
      </w:r>
      <w:r w:rsidRPr="002F6389">
        <w:rPr>
          <w:rFonts w:ascii="Arial" w:hAnsi="Arial" w:cs="Arial"/>
          <w:sz w:val="22"/>
          <w:szCs w:val="22"/>
        </w:rPr>
        <w:t xml:space="preserve"> firmware package updates.</w:t>
      </w:r>
    </w:p>
    <w:p w14:paraId="03133140" w14:textId="168AA4B6" w:rsidR="002F6389" w:rsidRPr="002F6389" w:rsidRDefault="002F6389" w:rsidP="002F6389">
      <w:pPr>
        <w:rPr>
          <w:rFonts w:ascii="Arial" w:hAnsi="Arial" w:cs="Arial"/>
          <w:sz w:val="22"/>
          <w:szCs w:val="22"/>
        </w:rPr>
      </w:pPr>
      <w:r w:rsidRPr="002F6389">
        <w:rPr>
          <w:rFonts w:ascii="Arial" w:hAnsi="Arial" w:cs="Arial"/>
          <w:sz w:val="22"/>
          <w:szCs w:val="22"/>
        </w:rPr>
        <w:t>For more details, refer to Section 4.4.</w:t>
      </w:r>
    </w:p>
    <w:p w14:paraId="086467CB" w14:textId="77777777" w:rsidR="00F57F62" w:rsidRDefault="00F57F62" w:rsidP="001D6024">
      <w:pPr>
        <w:pStyle w:val="Heading10"/>
      </w:pPr>
      <w:bookmarkStart w:id="50" w:name="_Toc349926625"/>
      <w:bookmarkStart w:id="51" w:name="_Toc365643020"/>
      <w:bookmarkStart w:id="52" w:name="_Toc365643184"/>
      <w:r>
        <w:br w:type="page"/>
      </w:r>
    </w:p>
    <w:p w14:paraId="16D26BFB" w14:textId="362D7168" w:rsidR="001D6024" w:rsidRDefault="001D6024" w:rsidP="001D6024">
      <w:pPr>
        <w:pStyle w:val="Heading10"/>
      </w:pPr>
      <w:bookmarkStart w:id="53" w:name="_Toc387237385"/>
      <w:r>
        <w:lastRenderedPageBreak/>
        <w:t>Revision history</w:t>
      </w:r>
      <w:bookmarkEnd w:id="50"/>
      <w:bookmarkEnd w:id="51"/>
      <w:bookmarkEnd w:id="52"/>
      <w:bookmarkEnd w:id="53"/>
    </w:p>
    <w:p w14:paraId="218529D1" w14:textId="77777777" w:rsidR="001D6024" w:rsidRDefault="001D6024" w:rsidP="001D6024">
      <w:pPr>
        <w:rPr>
          <w:rFonts w:ascii="Arial" w:hAnsi="Arial" w:cs="Arial"/>
        </w:rPr>
      </w:pPr>
    </w:p>
    <w:tbl>
      <w:tblPr>
        <w:tblpPr w:leftFromText="180" w:rightFromText="180" w:vertAnchor="text" w:horzAnchor="margin" w:tblpY="18"/>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21"/>
        <w:gridCol w:w="1701"/>
        <w:gridCol w:w="1701"/>
        <w:gridCol w:w="5245"/>
      </w:tblGrid>
      <w:tr w:rsidR="001D6024" w14:paraId="735ECDC2" w14:textId="77777777" w:rsidTr="005714C3">
        <w:trPr>
          <w:trHeight w:val="269"/>
          <w:tblHeader/>
        </w:trPr>
        <w:tc>
          <w:tcPr>
            <w:tcW w:w="921" w:type="dxa"/>
            <w:tcBorders>
              <w:top w:val="single" w:sz="4" w:space="0" w:color="auto"/>
              <w:left w:val="single" w:sz="4" w:space="0" w:color="auto"/>
              <w:bottom w:val="single" w:sz="12" w:space="0" w:color="auto"/>
              <w:right w:val="single" w:sz="4" w:space="0" w:color="auto"/>
            </w:tcBorders>
            <w:hideMark/>
          </w:tcPr>
          <w:p w14:paraId="0CA20228" w14:textId="77777777" w:rsidR="001D6024" w:rsidRDefault="001D6024" w:rsidP="00CB179F">
            <w:pPr>
              <w:pStyle w:val="TableHeadC"/>
              <w:rPr>
                <w:rFonts w:ascii="Arial" w:hAnsi="Arial" w:cs="Arial"/>
              </w:rPr>
            </w:pPr>
            <w:r>
              <w:rPr>
                <w:rFonts w:ascii="Arial" w:hAnsi="Arial" w:cs="Arial"/>
              </w:rPr>
              <w:t>Revision</w:t>
            </w:r>
          </w:p>
        </w:tc>
        <w:tc>
          <w:tcPr>
            <w:tcW w:w="1701" w:type="dxa"/>
            <w:tcBorders>
              <w:top w:val="single" w:sz="4" w:space="0" w:color="auto"/>
              <w:left w:val="single" w:sz="4" w:space="0" w:color="auto"/>
              <w:bottom w:val="single" w:sz="12" w:space="0" w:color="auto"/>
              <w:right w:val="single" w:sz="4" w:space="0" w:color="auto"/>
            </w:tcBorders>
            <w:hideMark/>
          </w:tcPr>
          <w:p w14:paraId="3E397A18" w14:textId="77777777" w:rsidR="001D6024" w:rsidRDefault="001D6024" w:rsidP="00CB179F">
            <w:pPr>
              <w:pStyle w:val="TableHeadC"/>
              <w:rPr>
                <w:rFonts w:ascii="Arial" w:hAnsi="Arial" w:cs="Arial"/>
              </w:rPr>
            </w:pPr>
            <w:r>
              <w:rPr>
                <w:rFonts w:ascii="Arial" w:hAnsi="Arial" w:cs="Arial"/>
              </w:rPr>
              <w:t xml:space="preserve">Date of modifications </w:t>
            </w:r>
          </w:p>
        </w:tc>
        <w:tc>
          <w:tcPr>
            <w:tcW w:w="1701" w:type="dxa"/>
            <w:tcBorders>
              <w:top w:val="single" w:sz="4" w:space="0" w:color="auto"/>
              <w:left w:val="single" w:sz="4" w:space="0" w:color="auto"/>
              <w:bottom w:val="single" w:sz="12" w:space="0" w:color="auto"/>
              <w:right w:val="single" w:sz="4" w:space="0" w:color="auto"/>
            </w:tcBorders>
            <w:hideMark/>
          </w:tcPr>
          <w:p w14:paraId="3E0DC216" w14:textId="77777777" w:rsidR="001D6024" w:rsidRDefault="001D6024" w:rsidP="00CB179F">
            <w:pPr>
              <w:pStyle w:val="TableHeadC"/>
              <w:rPr>
                <w:rFonts w:ascii="Arial" w:hAnsi="Arial" w:cs="Arial"/>
              </w:rPr>
            </w:pPr>
            <w:r>
              <w:rPr>
                <w:rFonts w:ascii="Arial" w:hAnsi="Arial" w:cs="Arial"/>
              </w:rPr>
              <w:t>Author</w:t>
            </w:r>
          </w:p>
        </w:tc>
        <w:tc>
          <w:tcPr>
            <w:tcW w:w="5245" w:type="dxa"/>
            <w:tcBorders>
              <w:top w:val="single" w:sz="4" w:space="0" w:color="auto"/>
              <w:left w:val="single" w:sz="4" w:space="0" w:color="auto"/>
              <w:bottom w:val="single" w:sz="12" w:space="0" w:color="auto"/>
              <w:right w:val="single" w:sz="4" w:space="0" w:color="auto"/>
            </w:tcBorders>
            <w:hideMark/>
          </w:tcPr>
          <w:p w14:paraId="30DB97E4" w14:textId="77777777" w:rsidR="001D6024" w:rsidRDefault="001D6024" w:rsidP="00CB179F">
            <w:pPr>
              <w:pStyle w:val="TableHeadC"/>
              <w:rPr>
                <w:rFonts w:ascii="Arial" w:hAnsi="Arial" w:cs="Arial"/>
              </w:rPr>
            </w:pPr>
            <w:r>
              <w:rPr>
                <w:rFonts w:ascii="Arial" w:hAnsi="Arial" w:cs="Arial"/>
              </w:rPr>
              <w:t xml:space="preserve">Description of modifications </w:t>
            </w:r>
          </w:p>
        </w:tc>
      </w:tr>
      <w:tr w:rsidR="005714C3" w14:paraId="5E42F287" w14:textId="77777777" w:rsidTr="005714C3">
        <w:trPr>
          <w:trHeight w:val="269"/>
        </w:trPr>
        <w:tc>
          <w:tcPr>
            <w:tcW w:w="921" w:type="dxa"/>
            <w:tcBorders>
              <w:top w:val="single" w:sz="12" w:space="0" w:color="auto"/>
              <w:left w:val="single" w:sz="4" w:space="0" w:color="auto"/>
              <w:bottom w:val="single" w:sz="4" w:space="0" w:color="auto"/>
              <w:right w:val="single" w:sz="4" w:space="0" w:color="auto"/>
            </w:tcBorders>
          </w:tcPr>
          <w:p w14:paraId="5D771A9F" w14:textId="11B6ED46" w:rsidR="005714C3" w:rsidRDefault="005714C3" w:rsidP="005714C3">
            <w:pPr>
              <w:pStyle w:val="TableBodyC"/>
              <w:rPr>
                <w:rFonts w:ascii="Arial" w:hAnsi="Arial" w:cs="Arial"/>
              </w:rPr>
            </w:pPr>
            <w:r>
              <w:rPr>
                <w:rFonts w:ascii="Arial" w:hAnsi="Arial" w:cs="Arial"/>
              </w:rPr>
              <w:t>0.1</w:t>
            </w:r>
          </w:p>
        </w:tc>
        <w:tc>
          <w:tcPr>
            <w:tcW w:w="1701" w:type="dxa"/>
            <w:tcBorders>
              <w:top w:val="single" w:sz="12" w:space="0" w:color="auto"/>
              <w:left w:val="single" w:sz="4" w:space="0" w:color="auto"/>
              <w:bottom w:val="single" w:sz="4" w:space="0" w:color="auto"/>
              <w:right w:val="single" w:sz="4" w:space="0" w:color="auto"/>
            </w:tcBorders>
          </w:tcPr>
          <w:p w14:paraId="3D4522E6" w14:textId="31B94A5B" w:rsidR="005714C3" w:rsidRDefault="005714C3" w:rsidP="005714C3">
            <w:pPr>
              <w:pStyle w:val="TableBodyC"/>
              <w:rPr>
                <w:rFonts w:ascii="Arial" w:hAnsi="Arial" w:cs="Arial"/>
              </w:rPr>
            </w:pPr>
            <w:r>
              <w:rPr>
                <w:rFonts w:ascii="Arial" w:hAnsi="Arial" w:cs="Arial"/>
              </w:rPr>
              <w:t>05-06-2014</w:t>
            </w:r>
          </w:p>
        </w:tc>
        <w:tc>
          <w:tcPr>
            <w:tcW w:w="1701" w:type="dxa"/>
            <w:tcBorders>
              <w:top w:val="single" w:sz="12" w:space="0" w:color="auto"/>
              <w:left w:val="single" w:sz="4" w:space="0" w:color="auto"/>
              <w:bottom w:val="single" w:sz="4" w:space="0" w:color="auto"/>
              <w:right w:val="single" w:sz="4" w:space="0" w:color="auto"/>
            </w:tcBorders>
          </w:tcPr>
          <w:p w14:paraId="2058A2EE" w14:textId="2C665A2E" w:rsidR="005714C3" w:rsidRDefault="005714C3" w:rsidP="005714C3">
            <w:pPr>
              <w:pStyle w:val="TableBodyL"/>
              <w:rPr>
                <w:rFonts w:ascii="Arial" w:hAnsi="Arial" w:cs="Arial"/>
              </w:rPr>
            </w:pPr>
            <w:r>
              <w:rPr>
                <w:rFonts w:ascii="Arial" w:hAnsi="Arial" w:cs="Arial"/>
              </w:rPr>
              <w:t>MCD Application</w:t>
            </w:r>
          </w:p>
        </w:tc>
        <w:tc>
          <w:tcPr>
            <w:tcW w:w="5245" w:type="dxa"/>
            <w:tcBorders>
              <w:top w:val="single" w:sz="12" w:space="0" w:color="auto"/>
              <w:left w:val="single" w:sz="4" w:space="0" w:color="auto"/>
              <w:bottom w:val="single" w:sz="4" w:space="0" w:color="auto"/>
              <w:right w:val="single" w:sz="4" w:space="0" w:color="auto"/>
            </w:tcBorders>
          </w:tcPr>
          <w:p w14:paraId="036F41FB" w14:textId="6D9E575F" w:rsidR="005714C3" w:rsidRDefault="005714C3" w:rsidP="005714C3">
            <w:pPr>
              <w:pStyle w:val="TableBodyL"/>
              <w:rPr>
                <w:rFonts w:ascii="Arial" w:hAnsi="Arial" w:cs="Arial"/>
              </w:rPr>
            </w:pPr>
            <w:r>
              <w:rPr>
                <w:rFonts w:ascii="Arial" w:hAnsi="Arial" w:cs="Arial"/>
              </w:rPr>
              <w:t>Initial draft version</w:t>
            </w:r>
          </w:p>
        </w:tc>
      </w:tr>
      <w:tr w:rsidR="001D6024" w14:paraId="358073F4" w14:textId="77777777" w:rsidTr="005714C3">
        <w:trPr>
          <w:trHeight w:val="269"/>
        </w:trPr>
        <w:tc>
          <w:tcPr>
            <w:tcW w:w="921" w:type="dxa"/>
            <w:tcBorders>
              <w:top w:val="single" w:sz="4" w:space="0" w:color="auto"/>
              <w:left w:val="single" w:sz="4" w:space="0" w:color="auto"/>
              <w:bottom w:val="single" w:sz="12" w:space="0" w:color="auto"/>
              <w:right w:val="single" w:sz="4" w:space="0" w:color="auto"/>
            </w:tcBorders>
            <w:hideMark/>
          </w:tcPr>
          <w:p w14:paraId="170873B4" w14:textId="4E41524D" w:rsidR="001D6024" w:rsidRDefault="005714C3" w:rsidP="00CB179F">
            <w:pPr>
              <w:pStyle w:val="TableBodyC"/>
              <w:rPr>
                <w:rFonts w:ascii="Arial" w:hAnsi="Arial" w:cs="Arial"/>
              </w:rPr>
            </w:pPr>
            <w:r>
              <w:rPr>
                <w:rFonts w:ascii="Arial" w:hAnsi="Arial" w:cs="Arial"/>
              </w:rPr>
              <w:t>0.2</w:t>
            </w:r>
          </w:p>
        </w:tc>
        <w:tc>
          <w:tcPr>
            <w:tcW w:w="1701" w:type="dxa"/>
            <w:tcBorders>
              <w:top w:val="single" w:sz="4" w:space="0" w:color="auto"/>
              <w:left w:val="single" w:sz="4" w:space="0" w:color="auto"/>
              <w:bottom w:val="single" w:sz="12" w:space="0" w:color="auto"/>
              <w:right w:val="single" w:sz="4" w:space="0" w:color="auto"/>
            </w:tcBorders>
            <w:hideMark/>
          </w:tcPr>
          <w:p w14:paraId="3A4B8D58" w14:textId="1483F21D" w:rsidR="001D6024" w:rsidRDefault="00A870E5" w:rsidP="002F1057">
            <w:pPr>
              <w:pStyle w:val="TableBodyC"/>
              <w:rPr>
                <w:rFonts w:ascii="Arial" w:hAnsi="Arial" w:cs="Arial"/>
              </w:rPr>
            </w:pPr>
            <w:r>
              <w:rPr>
                <w:rFonts w:ascii="Arial" w:hAnsi="Arial" w:cs="Arial"/>
              </w:rPr>
              <w:t>0</w:t>
            </w:r>
            <w:r w:rsidR="002F1057">
              <w:rPr>
                <w:rFonts w:ascii="Arial" w:hAnsi="Arial" w:cs="Arial"/>
              </w:rPr>
              <w:t>5-06</w:t>
            </w:r>
            <w:r w:rsidR="00013112">
              <w:rPr>
                <w:rFonts w:ascii="Arial" w:hAnsi="Arial" w:cs="Arial"/>
              </w:rPr>
              <w:t>-2014</w:t>
            </w:r>
          </w:p>
        </w:tc>
        <w:tc>
          <w:tcPr>
            <w:tcW w:w="1701" w:type="dxa"/>
            <w:tcBorders>
              <w:top w:val="single" w:sz="4" w:space="0" w:color="auto"/>
              <w:left w:val="single" w:sz="4" w:space="0" w:color="auto"/>
              <w:bottom w:val="single" w:sz="12" w:space="0" w:color="auto"/>
              <w:right w:val="single" w:sz="4" w:space="0" w:color="auto"/>
            </w:tcBorders>
            <w:hideMark/>
          </w:tcPr>
          <w:p w14:paraId="7F7A3159" w14:textId="08338F97" w:rsidR="001D6024" w:rsidRDefault="00653357" w:rsidP="00CB179F">
            <w:pPr>
              <w:pStyle w:val="TableBodyL"/>
              <w:rPr>
                <w:rFonts w:ascii="Arial" w:hAnsi="Arial" w:cs="Arial"/>
              </w:rPr>
            </w:pPr>
            <w:r>
              <w:rPr>
                <w:rFonts w:ascii="Arial" w:hAnsi="Arial" w:cs="Arial"/>
              </w:rPr>
              <w:t>MCD Application</w:t>
            </w:r>
          </w:p>
        </w:tc>
        <w:tc>
          <w:tcPr>
            <w:tcW w:w="5245" w:type="dxa"/>
            <w:tcBorders>
              <w:top w:val="single" w:sz="4" w:space="0" w:color="auto"/>
              <w:left w:val="single" w:sz="4" w:space="0" w:color="auto"/>
              <w:bottom w:val="single" w:sz="12" w:space="0" w:color="auto"/>
              <w:right w:val="single" w:sz="4" w:space="0" w:color="auto"/>
            </w:tcBorders>
            <w:hideMark/>
          </w:tcPr>
          <w:p w14:paraId="1A38CD2E" w14:textId="77777777" w:rsidR="001D6024" w:rsidRDefault="005714C3" w:rsidP="00CB179F">
            <w:pPr>
              <w:pStyle w:val="TableBodyL"/>
              <w:rPr>
                <w:rFonts w:ascii="Arial" w:hAnsi="Arial" w:cs="Arial"/>
              </w:rPr>
            </w:pPr>
            <w:r>
              <w:rPr>
                <w:rFonts w:ascii="Arial" w:hAnsi="Arial" w:cs="Arial"/>
              </w:rPr>
              <w:t>2</w:t>
            </w:r>
            <w:r w:rsidRPr="005714C3">
              <w:rPr>
                <w:rFonts w:ascii="Arial" w:hAnsi="Arial" w:cs="Arial"/>
                <w:vertAlign w:val="superscript"/>
              </w:rPr>
              <w:t>nd</w:t>
            </w:r>
            <w:r>
              <w:rPr>
                <w:rFonts w:ascii="Arial" w:hAnsi="Arial" w:cs="Arial"/>
              </w:rPr>
              <w:t xml:space="preserve"> draft version aver RHO comments:</w:t>
            </w:r>
          </w:p>
          <w:p w14:paraId="430F8BE4" w14:textId="0081C284" w:rsidR="005714C3" w:rsidRDefault="005714C3" w:rsidP="005714C3">
            <w:pPr>
              <w:pStyle w:val="TableBodyL"/>
              <w:numPr>
                <w:ilvl w:val="0"/>
                <w:numId w:val="21"/>
              </w:numPr>
              <w:rPr>
                <w:rFonts w:ascii="Arial" w:hAnsi="Arial" w:cs="Arial"/>
              </w:rPr>
            </w:pPr>
            <w:r>
              <w:rPr>
                <w:rFonts w:ascii="Arial" w:hAnsi="Arial" w:cs="Arial"/>
              </w:rPr>
              <w:t>changed Figures 1 and 2</w:t>
            </w:r>
          </w:p>
          <w:p w14:paraId="0DC40F02" w14:textId="66DA06B7" w:rsidR="005714C3" w:rsidRDefault="005714C3" w:rsidP="005714C3">
            <w:pPr>
              <w:pStyle w:val="TableBodyL"/>
              <w:numPr>
                <w:ilvl w:val="0"/>
                <w:numId w:val="21"/>
              </w:numPr>
              <w:rPr>
                <w:rFonts w:ascii="Arial" w:hAnsi="Arial" w:cs="Arial"/>
              </w:rPr>
            </w:pPr>
            <w:r>
              <w:rPr>
                <w:rFonts w:ascii="Arial" w:hAnsi="Arial" w:cs="Arial"/>
              </w:rPr>
              <w:t>added FAQ</w:t>
            </w:r>
          </w:p>
        </w:tc>
      </w:tr>
    </w:tbl>
    <w:p w14:paraId="7B6F26CA" w14:textId="46768970" w:rsidR="001D6024" w:rsidRDefault="001D6024" w:rsidP="001D6024">
      <w:pPr>
        <w:pStyle w:val="TableCap"/>
        <w:ind w:left="0"/>
        <w:rPr>
          <w:rFonts w:ascii="Arial" w:hAnsi="Arial" w:cs="Arial"/>
          <w:sz w:val="20"/>
        </w:rPr>
      </w:pPr>
      <w:r>
        <w:rPr>
          <w:rFonts w:ascii="Arial" w:hAnsi="Arial" w:cs="Arial"/>
        </w:rPr>
        <w:t xml:space="preserve"> </w:t>
      </w:r>
    </w:p>
    <w:p w14:paraId="2DCDA815" w14:textId="77777777" w:rsidR="00E8101D" w:rsidRDefault="00C956CB" w:rsidP="00E8101D">
      <w:pPr>
        <w:autoSpaceDE w:val="0"/>
        <w:autoSpaceDN w:val="0"/>
        <w:adjustRightInd w:val="0"/>
        <w:spacing w:before="160" w:after="160"/>
        <w:jc w:val="both"/>
        <w:rPr>
          <w:rFonts w:ascii="Arial" w:hAnsi="Arial" w:cs="Arial"/>
          <w:b/>
          <w:sz w:val="14"/>
        </w:rPr>
      </w:pPr>
      <w:r>
        <w:pict w14:anchorId="6BEA4E80">
          <v:shape id="_x0000_s7810" type="#_x0000_t136" style="position:absolute;left:0;text-align:left;margin-left:0;margin-top:0;width:451.1pt;height:180.45pt;rotation:315;z-index:2516792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1D6024">
        <w:rPr>
          <w:rFonts w:ascii="Arial" w:hAnsi="Arial" w:cs="Arial"/>
          <w:b/>
          <w:sz w:val="14"/>
        </w:rPr>
        <w:br w:type="page"/>
      </w:r>
      <w:r>
        <w:rPr>
          <w:rFonts w:ascii="Arial" w:hAnsi="Arial" w:cs="Arial"/>
          <w:b/>
          <w:noProof/>
          <w:sz w:val="14"/>
          <w:lang w:eastAsia="en-US"/>
        </w:rPr>
        <w:pict w14:anchorId="00CD9CF8">
          <v:shape id="PowerPlusWaterMarkObject36502125" o:spid="_x0000_s7413" type="#_x0000_t136" style="position:absolute;left:0;text-align:left;margin-left:0;margin-top:0;width:451.1pt;height:180.45pt;rotation:315;z-index:-2517406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p w14:paraId="71F347A7" w14:textId="77777777" w:rsidR="00E8101D" w:rsidRDefault="00E8101D" w:rsidP="00E8101D">
      <w:pPr>
        <w:autoSpaceDE w:val="0"/>
        <w:autoSpaceDN w:val="0"/>
        <w:adjustRightInd w:val="0"/>
        <w:spacing w:before="160" w:after="160"/>
        <w:jc w:val="both"/>
        <w:rPr>
          <w:rFonts w:ascii="Arial" w:hAnsi="Arial" w:cs="Arial"/>
          <w:b/>
          <w:sz w:val="14"/>
        </w:rPr>
      </w:pPr>
    </w:p>
    <w:p w14:paraId="68F927B9" w14:textId="77777777" w:rsidR="00A47364" w:rsidRDefault="00A47364" w:rsidP="00E8101D">
      <w:pPr>
        <w:autoSpaceDE w:val="0"/>
        <w:autoSpaceDN w:val="0"/>
        <w:adjustRightInd w:val="0"/>
        <w:spacing w:before="160" w:after="160"/>
        <w:jc w:val="both"/>
        <w:rPr>
          <w:rFonts w:ascii="Arial" w:hAnsi="Arial" w:cs="Arial"/>
          <w:b/>
          <w:sz w:val="14"/>
        </w:rPr>
      </w:pPr>
    </w:p>
    <w:p w14:paraId="3975C145" w14:textId="77777777" w:rsidR="00A47364" w:rsidRDefault="00A47364" w:rsidP="00E8101D">
      <w:pPr>
        <w:autoSpaceDE w:val="0"/>
        <w:autoSpaceDN w:val="0"/>
        <w:adjustRightInd w:val="0"/>
        <w:spacing w:before="160" w:after="160"/>
        <w:jc w:val="both"/>
        <w:rPr>
          <w:rFonts w:ascii="Arial" w:hAnsi="Arial" w:cs="Arial"/>
          <w:b/>
          <w:sz w:val="14"/>
        </w:rPr>
      </w:pPr>
    </w:p>
    <w:p w14:paraId="75843E78" w14:textId="77777777" w:rsidR="00A47364" w:rsidRDefault="00A47364" w:rsidP="00E8101D">
      <w:pPr>
        <w:autoSpaceDE w:val="0"/>
        <w:autoSpaceDN w:val="0"/>
        <w:adjustRightInd w:val="0"/>
        <w:spacing w:before="160" w:after="160"/>
        <w:jc w:val="both"/>
        <w:rPr>
          <w:rFonts w:ascii="Arial" w:hAnsi="Arial" w:cs="Arial"/>
          <w:b/>
          <w:sz w:val="14"/>
        </w:rPr>
      </w:pPr>
    </w:p>
    <w:p w14:paraId="6D5D6997" w14:textId="77777777" w:rsidR="00A47364" w:rsidRDefault="00A47364" w:rsidP="00E8101D">
      <w:pPr>
        <w:autoSpaceDE w:val="0"/>
        <w:autoSpaceDN w:val="0"/>
        <w:adjustRightInd w:val="0"/>
        <w:spacing w:before="160" w:after="160"/>
        <w:jc w:val="both"/>
        <w:rPr>
          <w:rFonts w:ascii="Arial" w:hAnsi="Arial" w:cs="Arial"/>
          <w:b/>
          <w:sz w:val="14"/>
        </w:rPr>
      </w:pPr>
    </w:p>
    <w:p w14:paraId="33A8CA8E" w14:textId="77777777" w:rsidR="00A47364" w:rsidRDefault="00A47364" w:rsidP="00E8101D">
      <w:pPr>
        <w:autoSpaceDE w:val="0"/>
        <w:autoSpaceDN w:val="0"/>
        <w:adjustRightInd w:val="0"/>
        <w:spacing w:before="160" w:after="160"/>
        <w:jc w:val="both"/>
        <w:rPr>
          <w:rFonts w:ascii="Arial" w:hAnsi="Arial" w:cs="Arial"/>
          <w:b/>
          <w:sz w:val="14"/>
        </w:rPr>
      </w:pPr>
    </w:p>
    <w:p w14:paraId="6D6F776F" w14:textId="77777777" w:rsidR="00A47364" w:rsidRDefault="00A47364" w:rsidP="00E8101D">
      <w:pPr>
        <w:autoSpaceDE w:val="0"/>
        <w:autoSpaceDN w:val="0"/>
        <w:adjustRightInd w:val="0"/>
        <w:spacing w:before="160" w:after="160"/>
        <w:jc w:val="both"/>
        <w:rPr>
          <w:rFonts w:ascii="Arial" w:hAnsi="Arial" w:cs="Arial"/>
          <w:b/>
          <w:sz w:val="14"/>
        </w:rPr>
      </w:pPr>
    </w:p>
    <w:p w14:paraId="6845D2F6" w14:textId="77777777" w:rsidR="00A47364" w:rsidRDefault="00A47364" w:rsidP="00E8101D">
      <w:pPr>
        <w:autoSpaceDE w:val="0"/>
        <w:autoSpaceDN w:val="0"/>
        <w:adjustRightInd w:val="0"/>
        <w:spacing w:before="160" w:after="160"/>
        <w:jc w:val="both"/>
        <w:rPr>
          <w:rFonts w:ascii="Arial" w:hAnsi="Arial" w:cs="Arial"/>
          <w:b/>
          <w:sz w:val="14"/>
        </w:rPr>
      </w:pPr>
    </w:p>
    <w:p w14:paraId="59BB07F3" w14:textId="77777777" w:rsidR="00A47364" w:rsidRDefault="00A47364" w:rsidP="00E8101D">
      <w:pPr>
        <w:autoSpaceDE w:val="0"/>
        <w:autoSpaceDN w:val="0"/>
        <w:adjustRightInd w:val="0"/>
        <w:spacing w:before="160" w:after="160"/>
        <w:jc w:val="both"/>
        <w:rPr>
          <w:rFonts w:ascii="Arial" w:hAnsi="Arial" w:cs="Arial"/>
          <w:b/>
          <w:sz w:val="14"/>
        </w:rPr>
      </w:pPr>
    </w:p>
    <w:p w14:paraId="772CD449" w14:textId="77777777" w:rsidR="00A47364" w:rsidRDefault="00A47364" w:rsidP="00E8101D">
      <w:pPr>
        <w:autoSpaceDE w:val="0"/>
        <w:autoSpaceDN w:val="0"/>
        <w:adjustRightInd w:val="0"/>
        <w:spacing w:before="160" w:after="160"/>
        <w:jc w:val="both"/>
        <w:rPr>
          <w:rFonts w:ascii="Arial" w:hAnsi="Arial" w:cs="Arial"/>
          <w:b/>
          <w:sz w:val="14"/>
        </w:rPr>
      </w:pPr>
    </w:p>
    <w:p w14:paraId="693CC2E3" w14:textId="45B5FE8D" w:rsidR="009D36F8" w:rsidRPr="00E10B72" w:rsidRDefault="009D36F8" w:rsidP="00E8101D">
      <w:pPr>
        <w:autoSpaceDE w:val="0"/>
        <w:autoSpaceDN w:val="0"/>
        <w:adjustRightInd w:val="0"/>
        <w:spacing w:before="160" w:after="160"/>
        <w:jc w:val="both"/>
        <w:rPr>
          <w:rFonts w:ascii="Arial" w:hAnsi="Arial" w:cs="Arial"/>
          <w:b/>
          <w:bCs/>
          <w:sz w:val="15"/>
          <w:szCs w:val="15"/>
          <w:lang w:eastAsia="en-US"/>
        </w:rPr>
      </w:pPr>
      <w:r w:rsidRPr="00E10B72">
        <w:rPr>
          <w:rFonts w:ascii="Arial" w:hAnsi="Arial" w:cs="Arial"/>
          <w:b/>
          <w:bCs/>
          <w:sz w:val="15"/>
          <w:szCs w:val="15"/>
          <w:lang w:eastAsia="en-US"/>
        </w:rPr>
        <w:t>Please Read Carefully:</w:t>
      </w:r>
    </w:p>
    <w:p w14:paraId="5B0D5B86" w14:textId="77777777" w:rsidR="009D36F8" w:rsidRPr="00E10B72" w:rsidRDefault="009D36F8" w:rsidP="009D36F8">
      <w:pPr>
        <w:autoSpaceDE w:val="0"/>
        <w:autoSpaceDN w:val="0"/>
        <w:adjustRightInd w:val="0"/>
        <w:jc w:val="both"/>
        <w:rPr>
          <w:rFonts w:ascii="Arial" w:hAnsi="Arial" w:cs="Arial"/>
          <w:sz w:val="15"/>
          <w:szCs w:val="15"/>
          <w:lang w:eastAsia="en-US"/>
        </w:rPr>
      </w:pPr>
      <w:r w:rsidRPr="00E10B72">
        <w:rPr>
          <w:rFonts w:ascii="Arial" w:hAnsi="Arial" w:cs="Arial"/>
          <w:sz w:val="15"/>
          <w:szCs w:val="15"/>
          <w:lang w:eastAsia="en-US"/>
        </w:rPr>
        <w:t>Information in this document is provided solely in connection with ST products. STMicroelectronics NV and its subsidiaries (“ST”) reserve the right to make changes, corrections, modifications or improvements, to this document, and the products and services described herein at any time, without notice.</w:t>
      </w:r>
    </w:p>
    <w:p w14:paraId="2A7D1473" w14:textId="77777777" w:rsidR="009D36F8" w:rsidRPr="00E10B72" w:rsidRDefault="009D36F8" w:rsidP="009D36F8">
      <w:pPr>
        <w:autoSpaceDE w:val="0"/>
        <w:autoSpaceDN w:val="0"/>
        <w:adjustRightInd w:val="0"/>
        <w:jc w:val="both"/>
        <w:rPr>
          <w:rFonts w:ascii="Arial" w:hAnsi="Arial" w:cs="Arial"/>
          <w:sz w:val="15"/>
          <w:szCs w:val="15"/>
          <w:lang w:eastAsia="en-US"/>
        </w:rPr>
      </w:pPr>
      <w:r w:rsidRPr="00E10B72">
        <w:rPr>
          <w:rFonts w:ascii="Arial" w:hAnsi="Arial" w:cs="Arial"/>
          <w:sz w:val="15"/>
          <w:szCs w:val="15"/>
          <w:lang w:eastAsia="en-US"/>
        </w:rPr>
        <w:t>All ST products are sold pursuant to ST’s terms and conditions of sale.</w:t>
      </w:r>
    </w:p>
    <w:p w14:paraId="1B86416B" w14:textId="77777777" w:rsidR="009D36F8" w:rsidRPr="00E10B72" w:rsidRDefault="009D36F8" w:rsidP="009D36F8">
      <w:pPr>
        <w:autoSpaceDE w:val="0"/>
        <w:autoSpaceDN w:val="0"/>
        <w:adjustRightInd w:val="0"/>
        <w:jc w:val="both"/>
        <w:rPr>
          <w:rFonts w:ascii="Arial" w:hAnsi="Arial" w:cs="Arial"/>
          <w:sz w:val="15"/>
          <w:szCs w:val="15"/>
          <w:lang w:eastAsia="en-US"/>
        </w:rPr>
      </w:pPr>
      <w:r w:rsidRPr="00E10B72">
        <w:rPr>
          <w:rFonts w:ascii="Arial" w:hAnsi="Arial" w:cs="Arial"/>
          <w:sz w:val="15"/>
          <w:szCs w:val="15"/>
          <w:lang w:eastAsia="en-US"/>
        </w:rPr>
        <w:t>Purchasers are solely responsible for the choice, selection and use of the ST products and services described herein, and ST assumes no liability whatsoever relating to the choice, selection or use of the ST products and services described herein.</w:t>
      </w:r>
    </w:p>
    <w:p w14:paraId="08885DD9" w14:textId="77777777" w:rsidR="009D36F8" w:rsidRPr="00E10B72" w:rsidRDefault="009D36F8" w:rsidP="009D36F8">
      <w:pPr>
        <w:autoSpaceDE w:val="0"/>
        <w:autoSpaceDN w:val="0"/>
        <w:adjustRightInd w:val="0"/>
        <w:jc w:val="both"/>
        <w:rPr>
          <w:rFonts w:ascii="Arial" w:hAnsi="Arial" w:cs="Arial"/>
          <w:sz w:val="15"/>
          <w:szCs w:val="15"/>
          <w:lang w:eastAsia="en-US"/>
        </w:rPr>
      </w:pPr>
      <w:r w:rsidRPr="00E10B72">
        <w:rPr>
          <w:rFonts w:ascii="Arial" w:hAnsi="Arial" w:cs="Arial"/>
          <w:sz w:val="15"/>
          <w:szCs w:val="15"/>
          <w:lang w:eastAsia="en-US"/>
        </w:rPr>
        <w:t>No license, express or implied, by estoppel or otherwise, to any intellectual property rights is granted under this document. If any part of this document refers to any third party products or services it shall not be deemed a license grant by ST for the use of such third party products or services, or any intellectual property contained therein or considered as a warranty covering the use in any manner whatsoever of such third party products or services or any intellectual property contained therein.</w:t>
      </w:r>
    </w:p>
    <w:p w14:paraId="7284F53E" w14:textId="77777777" w:rsidR="009D36F8" w:rsidRPr="00E10B72" w:rsidRDefault="009D36F8" w:rsidP="009D36F8">
      <w:pPr>
        <w:autoSpaceDE w:val="0"/>
        <w:autoSpaceDN w:val="0"/>
        <w:adjustRightInd w:val="0"/>
        <w:jc w:val="both"/>
        <w:rPr>
          <w:rFonts w:ascii="Arial" w:hAnsi="Arial" w:cs="Arial"/>
          <w:b/>
          <w:bCs/>
          <w:sz w:val="15"/>
          <w:szCs w:val="15"/>
          <w:lang w:eastAsia="en-US"/>
        </w:rPr>
      </w:pPr>
      <w:r w:rsidRPr="00E10B72">
        <w:rPr>
          <w:rFonts w:ascii="Arial" w:hAnsi="Arial" w:cs="Arial"/>
          <w:b/>
          <w:bCs/>
          <w:sz w:val="15"/>
          <w:szCs w:val="15"/>
          <w:lang w:eastAsia="en-US"/>
        </w:rPr>
        <w:t>UNLESS OTHERWISE SET FORTH IN ST’S TERMS AND CONDITIONS OF SALE ST DISCLAIMS ANY EXPRESS OR IMPLIED WARRANTY WITH RESPECT TO THE USE AND/OR SALE OF ST PRODUCTS INCLUDING WITHOUT LIMITATION IMPLIED WARRANTIES OF MERCHANTABILITY, FITNESS FOR A PARTICULAR PURPOSE (AND THEIR EQUIVALENTS UNDER THE LAWS OF ANY JURISDICTION), OR INFRINGEMENT OF ANY PATENT, COPYRIGHT OR OTHER INTELLECTUAL PROPERTY RIGHT. UNLESS EXPRESSLY APPROVED IN WRITING BY AN AUTHORIZE REPRESENTATIVE OF ST, ST PRODUCTS ARE NOT DESIGNED, AUTHORIZED OR WARRANTED FOR USE IN MILITARY, AIR CRAFT, SPACE, LIFE SAVING, OR LIFE SUSTAINING APPLICATIONS, NOR IN PRODUCTS OR SYSTEMS, WHERE FAILURE OR MALFUNCTION MAY RESULT IN PERSONAL INJURY, DEATH, OR SEVERE PROPERTY OR ENVIRONMENTAL DAMAGE.</w:t>
      </w:r>
    </w:p>
    <w:p w14:paraId="71C13A31" w14:textId="77777777" w:rsidR="009D36F8" w:rsidRPr="00E10B72" w:rsidRDefault="009D36F8" w:rsidP="009D36F8">
      <w:pPr>
        <w:autoSpaceDE w:val="0"/>
        <w:autoSpaceDN w:val="0"/>
        <w:adjustRightInd w:val="0"/>
        <w:jc w:val="both"/>
        <w:rPr>
          <w:rFonts w:ascii="Arial" w:hAnsi="Arial" w:cs="Arial"/>
          <w:sz w:val="15"/>
          <w:szCs w:val="15"/>
          <w:lang w:eastAsia="en-US"/>
        </w:rPr>
      </w:pPr>
      <w:r w:rsidRPr="00E10B72">
        <w:rPr>
          <w:rFonts w:ascii="Arial" w:hAnsi="Arial" w:cs="Arial"/>
          <w:sz w:val="15"/>
          <w:szCs w:val="15"/>
          <w:lang w:eastAsia="en-US"/>
        </w:rPr>
        <w:t>Resale of ST products with provisions different from the statements and/or technical features set forth in this document shall immediately void any warranty granted by ST for the ST product or service described herein and shall not create or extend in any manner whatsoever, any liability of ST.</w:t>
      </w:r>
    </w:p>
    <w:p w14:paraId="1CE24E95" w14:textId="77777777" w:rsidR="009D36F8" w:rsidRPr="00E10B72" w:rsidRDefault="009D36F8" w:rsidP="009D36F8">
      <w:pPr>
        <w:autoSpaceDE w:val="0"/>
        <w:autoSpaceDN w:val="0"/>
        <w:adjustRightInd w:val="0"/>
        <w:jc w:val="both"/>
        <w:rPr>
          <w:rFonts w:ascii="Arial" w:hAnsi="Arial" w:cs="Arial"/>
          <w:sz w:val="15"/>
          <w:szCs w:val="15"/>
          <w:lang w:eastAsia="en-US"/>
        </w:rPr>
      </w:pPr>
    </w:p>
    <w:p w14:paraId="30ED6972"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ST and the ST logo are trademarks or registered trademarks of ST in various countries.</w:t>
      </w:r>
    </w:p>
    <w:p w14:paraId="1EF3008D"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Information in this document supersedes and replaces all information previously supplied.</w:t>
      </w:r>
    </w:p>
    <w:p w14:paraId="6B68D54C"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The ST logo is a registered trademark of STMicroelectronics. All other names are the property of their respective owners.</w:t>
      </w:r>
    </w:p>
    <w:p w14:paraId="2FCBA7AA"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 2006 STMicroelectronics - All rights reserved</w:t>
      </w:r>
    </w:p>
    <w:p w14:paraId="32EC038B"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STMicroelectronics group of companies</w:t>
      </w:r>
    </w:p>
    <w:p w14:paraId="2350BCB8"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Australia - Belgium - Brazil - Canada - China - Czech Republic - Finland - France - Germany - Hong Kong - India - Israel - Italy - Japan -</w:t>
      </w:r>
    </w:p>
    <w:p w14:paraId="6B64B4C9"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Malaysia - Malta - Morocco - Singapore - Spain - Sweden - Switzerland - United Kingdom - United States of America</w:t>
      </w:r>
    </w:p>
    <w:p w14:paraId="117869F9" w14:textId="77777777" w:rsidR="009D36F8" w:rsidRPr="00E10B72" w:rsidRDefault="009D36F8" w:rsidP="009D36F8">
      <w:pPr>
        <w:autoSpaceDE w:val="0"/>
        <w:autoSpaceDN w:val="0"/>
        <w:adjustRightInd w:val="0"/>
        <w:jc w:val="center"/>
        <w:rPr>
          <w:rFonts w:ascii="Arial" w:hAnsi="Arial" w:cs="Arial"/>
          <w:sz w:val="15"/>
          <w:szCs w:val="15"/>
          <w:lang w:eastAsia="en-US"/>
        </w:rPr>
      </w:pPr>
      <w:r w:rsidRPr="00E10B72">
        <w:rPr>
          <w:rFonts w:ascii="Arial" w:hAnsi="Arial" w:cs="Arial"/>
          <w:sz w:val="15"/>
          <w:szCs w:val="15"/>
          <w:lang w:eastAsia="en-US"/>
        </w:rPr>
        <w:t>www.st.com</w:t>
      </w:r>
    </w:p>
    <w:p w14:paraId="5091BF61" w14:textId="77777777" w:rsidR="009D36F8" w:rsidRPr="00D14600" w:rsidRDefault="009D36F8" w:rsidP="009D36F8"/>
    <w:p w14:paraId="171FC8CC" w14:textId="77777777" w:rsidR="00252FAE" w:rsidRPr="009D36F8" w:rsidRDefault="00252FAE" w:rsidP="009D36F8"/>
    <w:sectPr w:rsidR="00252FAE" w:rsidRPr="009D36F8" w:rsidSect="00397638">
      <w:footerReference w:type="even" r:id="rId19"/>
      <w:footerReference w:type="default" r:id="rId20"/>
      <w:headerReference w:type="first" r:id="rId21"/>
      <w:footerReference w:type="first" r:id="rId22"/>
      <w:pgSz w:w="11907" w:h="16840" w:code="9"/>
      <w:pgMar w:top="1440" w:right="1440" w:bottom="1440" w:left="1440" w:header="720" w:footer="175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E1382" w14:textId="77777777" w:rsidR="00C956CB" w:rsidRPr="00062F4C" w:rsidRDefault="00C956CB">
      <w:pPr>
        <w:rPr>
          <w:sz w:val="23"/>
          <w:szCs w:val="23"/>
        </w:rPr>
      </w:pPr>
      <w:r w:rsidRPr="00062F4C">
        <w:rPr>
          <w:sz w:val="23"/>
          <w:szCs w:val="23"/>
        </w:rPr>
        <w:separator/>
      </w:r>
    </w:p>
  </w:endnote>
  <w:endnote w:type="continuationSeparator" w:id="0">
    <w:p w14:paraId="5BF92F22" w14:textId="77777777" w:rsidR="00C956CB" w:rsidRPr="00062F4C" w:rsidRDefault="00C956CB">
      <w:pPr>
        <w:rPr>
          <w:sz w:val="23"/>
          <w:szCs w:val="23"/>
        </w:rPr>
      </w:pPr>
      <w:r w:rsidRPr="00062F4C">
        <w:rPr>
          <w:sz w:val="23"/>
          <w:szCs w:val="23"/>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FC8ED" w14:textId="77777777" w:rsidR="002F6389" w:rsidRPr="00062F4C" w:rsidRDefault="002F6389">
    <w:pPr>
      <w:pStyle w:val="Footer"/>
      <w:pBdr>
        <w:bottom w:val="single" w:sz="4" w:space="1" w:color="auto"/>
      </w:pBdr>
      <w:tabs>
        <w:tab w:val="clear" w:pos="4819"/>
        <w:tab w:val="right" w:pos="9144"/>
      </w:tabs>
      <w:rPr>
        <w:rStyle w:val="PageNumber"/>
        <w:sz w:val="17"/>
        <w:szCs w:val="17"/>
      </w:rPr>
    </w:pPr>
  </w:p>
  <w:p w14:paraId="171FC8EE" w14:textId="77777777" w:rsidR="002F6389" w:rsidRPr="00062F4C" w:rsidRDefault="002F6389">
    <w:pPr>
      <w:pStyle w:val="Footer"/>
      <w:pBdr>
        <w:bottom w:val="single" w:sz="4" w:space="1" w:color="auto"/>
      </w:pBdr>
      <w:tabs>
        <w:tab w:val="clear" w:pos="4819"/>
        <w:tab w:val="right" w:pos="8976"/>
      </w:tabs>
      <w:rPr>
        <w:sz w:val="17"/>
        <w:szCs w:val="17"/>
      </w:rPr>
    </w:pPr>
    <w:r w:rsidRPr="00062F4C">
      <w:rPr>
        <w:rStyle w:val="PageNumber"/>
        <w:rFonts w:ascii="Helvetica" w:hAnsi="Helvetica" w:cs="Helvetica"/>
        <w:sz w:val="17"/>
        <w:szCs w:val="17"/>
      </w:rPr>
      <w:fldChar w:fldCharType="begin"/>
    </w:r>
    <w:r w:rsidRPr="00062F4C">
      <w:rPr>
        <w:rStyle w:val="PageNumber"/>
        <w:rFonts w:ascii="Helvetica" w:hAnsi="Helvetica" w:cs="Helvetica"/>
        <w:sz w:val="17"/>
        <w:szCs w:val="17"/>
      </w:rPr>
      <w:instrText xml:space="preserve"> PAGE </w:instrText>
    </w:r>
    <w:r w:rsidRPr="00062F4C">
      <w:rPr>
        <w:rStyle w:val="PageNumber"/>
        <w:rFonts w:ascii="Helvetica" w:hAnsi="Helvetica" w:cs="Helvetica"/>
        <w:sz w:val="17"/>
        <w:szCs w:val="17"/>
      </w:rPr>
      <w:fldChar w:fldCharType="separate"/>
    </w:r>
    <w:r w:rsidR="00B1286E">
      <w:rPr>
        <w:rStyle w:val="PageNumber"/>
        <w:rFonts w:ascii="Helvetica" w:hAnsi="Helvetica" w:cs="Helvetica"/>
        <w:noProof/>
        <w:sz w:val="17"/>
        <w:szCs w:val="17"/>
      </w:rPr>
      <w:t>2</w:t>
    </w:r>
    <w:r w:rsidRPr="00062F4C">
      <w:rPr>
        <w:rStyle w:val="PageNumber"/>
        <w:rFonts w:ascii="Helvetica" w:hAnsi="Helvetica" w:cs="Helvetica"/>
        <w:sz w:val="17"/>
        <w:szCs w:val="17"/>
      </w:rPr>
      <w:fldChar w:fldCharType="end"/>
    </w:r>
    <w:r w:rsidRPr="00062F4C">
      <w:rPr>
        <w:rStyle w:val="PageNumber"/>
        <w:rFonts w:ascii="Helvetica" w:hAnsi="Helvetica" w:cs="Helvetica"/>
        <w:sz w:val="17"/>
        <w:szCs w:val="17"/>
      </w:rPr>
      <w:t>/</w:t>
    </w:r>
    <w:r w:rsidRPr="00062F4C">
      <w:rPr>
        <w:rStyle w:val="PageNumber"/>
        <w:rFonts w:ascii="Helvetica" w:hAnsi="Helvetica" w:cs="Helvetica"/>
        <w:sz w:val="17"/>
        <w:szCs w:val="17"/>
      </w:rPr>
      <w:fldChar w:fldCharType="begin"/>
    </w:r>
    <w:r w:rsidRPr="00062F4C">
      <w:rPr>
        <w:rStyle w:val="PageNumber"/>
        <w:rFonts w:ascii="Helvetica" w:hAnsi="Helvetica" w:cs="Helvetica"/>
        <w:sz w:val="17"/>
        <w:szCs w:val="17"/>
      </w:rPr>
      <w:instrText xml:space="preserve"> NUMPAGES </w:instrText>
    </w:r>
    <w:r w:rsidRPr="00062F4C">
      <w:rPr>
        <w:rStyle w:val="PageNumber"/>
        <w:rFonts w:ascii="Helvetica" w:hAnsi="Helvetica" w:cs="Helvetica"/>
        <w:sz w:val="17"/>
        <w:szCs w:val="17"/>
      </w:rPr>
      <w:fldChar w:fldCharType="separate"/>
    </w:r>
    <w:r w:rsidR="00B1286E">
      <w:rPr>
        <w:rStyle w:val="PageNumber"/>
        <w:rFonts w:ascii="Helvetica" w:hAnsi="Helvetica" w:cs="Helvetica"/>
        <w:noProof/>
        <w:sz w:val="17"/>
        <w:szCs w:val="17"/>
      </w:rPr>
      <w:t>21</w:t>
    </w:r>
    <w:r w:rsidRPr="00062F4C">
      <w:rPr>
        <w:rStyle w:val="PageNumber"/>
        <w:rFonts w:ascii="Helvetica" w:hAnsi="Helvetica" w:cs="Helvetica"/>
        <w:sz w:val="17"/>
        <w:szCs w:val="17"/>
      </w:rPr>
      <w:fldChar w:fldCharType="end"/>
    </w:r>
    <w:r w:rsidRPr="00062F4C">
      <w:rPr>
        <w:rStyle w:val="PageNumber"/>
        <w:sz w:val="17"/>
        <w:szCs w:val="17"/>
      </w:rPr>
      <w:tab/>
    </w:r>
    <w:r>
      <w:rPr>
        <w:rFonts w:ascii="Helvetica" w:hAnsi="Helvetica" w:cs="Helvetica"/>
        <w:noProof/>
        <w:sz w:val="17"/>
        <w:szCs w:val="17"/>
        <w:lang w:val="fr-FR" w:eastAsia="fr-FR"/>
      </w:rPr>
      <w:drawing>
        <wp:inline distT="0" distB="0" distL="0" distR="0" wp14:anchorId="171FC8F6" wp14:editId="171FC8F7">
          <wp:extent cx="304800" cy="180975"/>
          <wp:effectExtent l="19050" t="0" r="0" b="0"/>
          <wp:docPr id="67" name="Picture 67" descr="s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tblack"/>
                  <pic:cNvPicPr>
                    <a:picLocks noChangeAspect="1" noChangeArrowheads="1"/>
                  </pic:cNvPicPr>
                </pic:nvPicPr>
                <pic:blipFill>
                  <a:blip r:embed="rId1"/>
                  <a:srcRect/>
                  <a:stretch>
                    <a:fillRect/>
                  </a:stretch>
                </pic:blipFill>
                <pic:spPr bwMode="auto">
                  <a:xfrm>
                    <a:off x="0" y="0"/>
                    <a:ext cx="304800" cy="180975"/>
                  </a:xfrm>
                  <a:prstGeom prst="rect">
                    <a:avLst/>
                  </a:prstGeom>
                  <a:noFill/>
                  <a:ln w="9525">
                    <a:noFill/>
                    <a:miter lim="800000"/>
                    <a:headEnd/>
                    <a:tailEnd/>
                  </a:ln>
                </pic:spPr>
              </pic:pic>
            </a:graphicData>
          </a:graphic>
        </wp:inline>
      </w:drawing>
    </w:r>
  </w:p>
  <w:p w14:paraId="171FC8EF" w14:textId="77777777" w:rsidR="002F6389" w:rsidRPr="00062F4C" w:rsidRDefault="002F6389">
    <w:pPr>
      <w:rPr>
        <w:sz w:val="23"/>
        <w:szCs w:val="2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FC8F0" w14:textId="77777777" w:rsidR="002F6389" w:rsidRPr="00062F4C" w:rsidRDefault="002F6389">
    <w:pPr>
      <w:pStyle w:val="Footer"/>
      <w:pBdr>
        <w:bottom w:val="single" w:sz="4" w:space="1" w:color="auto"/>
      </w:pBdr>
      <w:tabs>
        <w:tab w:val="clear" w:pos="4819"/>
        <w:tab w:val="clear" w:pos="9638"/>
        <w:tab w:val="left" w:pos="0"/>
        <w:tab w:val="right" w:pos="8964"/>
      </w:tabs>
      <w:rPr>
        <w:rStyle w:val="PageNumber"/>
        <w:sz w:val="17"/>
        <w:szCs w:val="17"/>
      </w:rPr>
    </w:pPr>
  </w:p>
  <w:p w14:paraId="171FC8F1" w14:textId="77777777" w:rsidR="002F6389" w:rsidRPr="00062F4C" w:rsidRDefault="002F6389">
    <w:pPr>
      <w:pStyle w:val="Footer"/>
      <w:pBdr>
        <w:bottom w:val="single" w:sz="4" w:space="1" w:color="auto"/>
      </w:pBdr>
      <w:tabs>
        <w:tab w:val="clear" w:pos="4819"/>
        <w:tab w:val="clear" w:pos="9638"/>
        <w:tab w:val="left" w:pos="0"/>
        <w:tab w:val="right" w:pos="8982"/>
      </w:tabs>
      <w:rPr>
        <w:sz w:val="17"/>
        <w:szCs w:val="17"/>
      </w:rPr>
    </w:pPr>
    <w:r>
      <w:rPr>
        <w:noProof/>
        <w:sz w:val="17"/>
        <w:szCs w:val="17"/>
        <w:lang w:val="fr-FR" w:eastAsia="fr-FR"/>
      </w:rPr>
      <w:drawing>
        <wp:inline distT="0" distB="0" distL="0" distR="0" wp14:anchorId="171FC8F8" wp14:editId="171FC8F9">
          <wp:extent cx="304800" cy="180975"/>
          <wp:effectExtent l="19050" t="0" r="0" b="0"/>
          <wp:docPr id="69" name="Picture 69" descr="s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tblack"/>
                  <pic:cNvPicPr>
                    <a:picLocks noChangeAspect="1" noChangeArrowheads="1"/>
                  </pic:cNvPicPr>
                </pic:nvPicPr>
                <pic:blipFill>
                  <a:blip r:embed="rId1"/>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062F4C">
      <w:rPr>
        <w:rStyle w:val="PageNumber"/>
        <w:sz w:val="17"/>
        <w:szCs w:val="17"/>
      </w:rPr>
      <w:tab/>
    </w:r>
    <w:r w:rsidRPr="00062F4C">
      <w:rPr>
        <w:rStyle w:val="PageNumber"/>
        <w:sz w:val="17"/>
        <w:szCs w:val="17"/>
      </w:rPr>
      <w:fldChar w:fldCharType="begin"/>
    </w:r>
    <w:r w:rsidRPr="00062F4C">
      <w:rPr>
        <w:rStyle w:val="PageNumber"/>
        <w:sz w:val="17"/>
        <w:szCs w:val="17"/>
      </w:rPr>
      <w:instrText xml:space="preserve"> PAGE </w:instrText>
    </w:r>
    <w:r w:rsidRPr="00062F4C">
      <w:rPr>
        <w:rStyle w:val="PageNumber"/>
        <w:sz w:val="17"/>
        <w:szCs w:val="17"/>
      </w:rPr>
      <w:fldChar w:fldCharType="separate"/>
    </w:r>
    <w:r w:rsidR="00B1286E">
      <w:rPr>
        <w:rStyle w:val="PageNumber"/>
        <w:noProof/>
        <w:sz w:val="17"/>
        <w:szCs w:val="17"/>
      </w:rPr>
      <w:t>3</w:t>
    </w:r>
    <w:r w:rsidRPr="00062F4C">
      <w:rPr>
        <w:rStyle w:val="PageNumber"/>
        <w:sz w:val="17"/>
        <w:szCs w:val="17"/>
      </w:rPr>
      <w:fldChar w:fldCharType="end"/>
    </w:r>
    <w:r w:rsidRPr="00062F4C">
      <w:rPr>
        <w:rStyle w:val="PageNumber"/>
        <w:sz w:val="17"/>
        <w:szCs w:val="17"/>
      </w:rPr>
      <w:t>/</w:t>
    </w:r>
    <w:r w:rsidRPr="00062F4C">
      <w:rPr>
        <w:rStyle w:val="PageNumber"/>
        <w:sz w:val="17"/>
        <w:szCs w:val="17"/>
      </w:rPr>
      <w:fldChar w:fldCharType="begin"/>
    </w:r>
    <w:r w:rsidRPr="00062F4C">
      <w:rPr>
        <w:rStyle w:val="PageNumber"/>
        <w:sz w:val="17"/>
        <w:szCs w:val="17"/>
      </w:rPr>
      <w:instrText xml:space="preserve"> NUMPAGES </w:instrText>
    </w:r>
    <w:r w:rsidRPr="00062F4C">
      <w:rPr>
        <w:rStyle w:val="PageNumber"/>
        <w:sz w:val="17"/>
        <w:szCs w:val="17"/>
      </w:rPr>
      <w:fldChar w:fldCharType="separate"/>
    </w:r>
    <w:r w:rsidR="00B1286E">
      <w:rPr>
        <w:rStyle w:val="PageNumber"/>
        <w:noProof/>
        <w:sz w:val="17"/>
        <w:szCs w:val="17"/>
      </w:rPr>
      <w:t>21</w:t>
    </w:r>
    <w:r w:rsidRPr="00062F4C">
      <w:rPr>
        <w:rStyle w:val="PageNumber"/>
        <w:sz w:val="17"/>
        <w:szCs w:val="17"/>
      </w:rPr>
      <w:fldChar w:fldCharType="end"/>
    </w:r>
  </w:p>
  <w:p w14:paraId="171FC8F2" w14:textId="77777777" w:rsidR="002F6389" w:rsidRPr="00062F4C" w:rsidRDefault="002F6389">
    <w:pPr>
      <w:rPr>
        <w:sz w:val="23"/>
        <w:szCs w:val="23"/>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FC8F4" w14:textId="707AD840" w:rsidR="002F6389" w:rsidRPr="00062F4C" w:rsidRDefault="002F6389" w:rsidP="00940996">
    <w:pPr>
      <w:pStyle w:val="Footer"/>
      <w:pBdr>
        <w:bottom w:val="single" w:sz="4" w:space="1" w:color="auto"/>
      </w:pBdr>
      <w:tabs>
        <w:tab w:val="clear" w:pos="4819"/>
        <w:tab w:val="right" w:pos="9102"/>
      </w:tabs>
      <w:rPr>
        <w:sz w:val="17"/>
        <w:szCs w:val="17"/>
      </w:rPr>
    </w:pPr>
    <w:r>
      <w:rPr>
        <w:rFonts w:ascii="Helvetica" w:hAnsi="Helvetica" w:cs="Helvetica"/>
        <w:sz w:val="19"/>
        <w:szCs w:val="19"/>
      </w:rPr>
      <w:t xml:space="preserve">May 2014   </w:t>
    </w:r>
    <w:r w:rsidRPr="00062F4C">
      <w:rPr>
        <w:rFonts w:ascii="Helvetica" w:hAnsi="Helvetica" w:cs="Helvetica"/>
        <w:sz w:val="19"/>
        <w:szCs w:val="19"/>
      </w:rPr>
      <w:t xml:space="preserve">             </w:t>
    </w:r>
    <w:r>
      <w:rPr>
        <w:rFonts w:ascii="Helvetica" w:hAnsi="Helvetica" w:cs="Helvetica"/>
        <w:sz w:val="19"/>
        <w:szCs w:val="19"/>
      </w:rPr>
      <w:t xml:space="preserve">                                      Rev 0.1</w:t>
    </w:r>
    <w:r w:rsidRPr="00062F4C">
      <w:rPr>
        <w:rFonts w:ascii="Helvetica" w:hAnsi="Helvetica" w:cs="Helvetica"/>
        <w:sz w:val="19"/>
        <w:szCs w:val="19"/>
      </w:rPr>
      <w:t xml:space="preserve">              </w:t>
    </w:r>
    <w:r w:rsidRPr="00062F4C">
      <w:rPr>
        <w:rFonts w:ascii="Helvetica" w:hAnsi="Helvetica" w:cs="Helvetica"/>
        <w:sz w:val="19"/>
        <w:szCs w:val="19"/>
      </w:rPr>
      <w:fldChar w:fldCharType="begin"/>
    </w:r>
    <w:r w:rsidRPr="00062F4C">
      <w:rPr>
        <w:rFonts w:ascii="Helvetica" w:hAnsi="Helvetica" w:cs="Helvetica"/>
        <w:sz w:val="19"/>
        <w:szCs w:val="19"/>
      </w:rPr>
      <w:instrText xml:space="preserve"> KEYWORDS  \* MERGEFORMAT </w:instrText>
    </w:r>
    <w:r w:rsidRPr="00062F4C">
      <w:rPr>
        <w:rFonts w:ascii="Helvetica" w:hAnsi="Helvetica" w:cs="Helvetica"/>
        <w:sz w:val="19"/>
        <w:szCs w:val="19"/>
      </w:rPr>
      <w:fldChar w:fldCharType="end"/>
    </w:r>
    <w:r w:rsidRPr="00062F4C">
      <w:rPr>
        <w:rFonts w:ascii="Helvetica" w:hAnsi="Helvetica" w:cs="Helvetica"/>
        <w:sz w:val="19"/>
        <w:szCs w:val="19"/>
      </w:rPr>
      <w:t xml:space="preserve">    </w:t>
    </w:r>
    <w:r>
      <w:rPr>
        <w:rFonts w:ascii="Helvetica" w:hAnsi="Helvetica" w:cs="Helvetica"/>
        <w:sz w:val="19"/>
        <w:szCs w:val="19"/>
      </w:rPr>
      <w:t xml:space="preserve">                                                    </w:t>
    </w:r>
    <w:r w:rsidRPr="00062F4C">
      <w:rPr>
        <w:rFonts w:ascii="Helvetica" w:hAnsi="Helvetica" w:cs="Helvetica"/>
        <w:sz w:val="19"/>
        <w:szCs w:val="19"/>
      </w:rPr>
      <w:t xml:space="preserve"> </w:t>
    </w:r>
    <w:r w:rsidRPr="00062F4C">
      <w:rPr>
        <w:rStyle w:val="PageNumber"/>
        <w:rFonts w:ascii="Helvetica" w:hAnsi="Helvetica" w:cs="Helvetica"/>
        <w:sz w:val="19"/>
        <w:szCs w:val="19"/>
      </w:rPr>
      <w:fldChar w:fldCharType="begin"/>
    </w:r>
    <w:r w:rsidRPr="00062F4C">
      <w:rPr>
        <w:rStyle w:val="PageNumber"/>
        <w:rFonts w:ascii="Helvetica" w:hAnsi="Helvetica" w:cs="Helvetica"/>
        <w:sz w:val="19"/>
        <w:szCs w:val="19"/>
      </w:rPr>
      <w:instrText xml:space="preserve"> PAGE </w:instrText>
    </w:r>
    <w:r w:rsidRPr="00062F4C">
      <w:rPr>
        <w:rStyle w:val="PageNumber"/>
        <w:rFonts w:ascii="Helvetica" w:hAnsi="Helvetica" w:cs="Helvetica"/>
        <w:sz w:val="19"/>
        <w:szCs w:val="19"/>
      </w:rPr>
      <w:fldChar w:fldCharType="separate"/>
    </w:r>
    <w:r w:rsidR="00B1286E">
      <w:rPr>
        <w:rStyle w:val="PageNumber"/>
        <w:rFonts w:ascii="Helvetica" w:hAnsi="Helvetica" w:cs="Helvetica"/>
        <w:noProof/>
        <w:sz w:val="19"/>
        <w:szCs w:val="19"/>
      </w:rPr>
      <w:t>1</w:t>
    </w:r>
    <w:r w:rsidRPr="00062F4C">
      <w:rPr>
        <w:rStyle w:val="PageNumber"/>
        <w:rFonts w:ascii="Helvetica" w:hAnsi="Helvetica" w:cs="Helvetica"/>
        <w:sz w:val="19"/>
        <w:szCs w:val="19"/>
      </w:rPr>
      <w:fldChar w:fldCharType="end"/>
    </w:r>
    <w:r w:rsidRPr="00062F4C">
      <w:rPr>
        <w:rStyle w:val="PageNumber"/>
        <w:rFonts w:ascii="Helvetica" w:hAnsi="Helvetica" w:cs="Helvetica"/>
        <w:sz w:val="19"/>
        <w:szCs w:val="19"/>
      </w:rPr>
      <w:t>/</w:t>
    </w:r>
    <w:r w:rsidRPr="00062F4C">
      <w:rPr>
        <w:rStyle w:val="PageNumber"/>
        <w:rFonts w:ascii="Helvetica" w:hAnsi="Helvetica" w:cs="Helvetica"/>
        <w:sz w:val="19"/>
        <w:szCs w:val="19"/>
      </w:rPr>
      <w:fldChar w:fldCharType="begin"/>
    </w:r>
    <w:r w:rsidRPr="00062F4C">
      <w:rPr>
        <w:rStyle w:val="PageNumber"/>
        <w:rFonts w:ascii="Helvetica" w:hAnsi="Helvetica" w:cs="Helvetica"/>
        <w:sz w:val="19"/>
        <w:szCs w:val="19"/>
      </w:rPr>
      <w:instrText xml:space="preserve"> NUMPAGES </w:instrText>
    </w:r>
    <w:r w:rsidRPr="00062F4C">
      <w:rPr>
        <w:rStyle w:val="PageNumber"/>
        <w:rFonts w:ascii="Helvetica" w:hAnsi="Helvetica" w:cs="Helvetica"/>
        <w:sz w:val="19"/>
        <w:szCs w:val="19"/>
      </w:rPr>
      <w:fldChar w:fldCharType="separate"/>
    </w:r>
    <w:r w:rsidR="00B1286E">
      <w:rPr>
        <w:rStyle w:val="PageNumber"/>
        <w:rFonts w:ascii="Helvetica" w:hAnsi="Helvetica" w:cs="Helvetica"/>
        <w:noProof/>
        <w:sz w:val="19"/>
        <w:szCs w:val="19"/>
      </w:rPr>
      <w:t>21</w:t>
    </w:r>
    <w:r w:rsidRPr="00062F4C">
      <w:rPr>
        <w:rStyle w:val="PageNumber"/>
        <w:rFonts w:ascii="Helvetica" w:hAnsi="Helvetica" w:cs="Helvetica"/>
        <w:sz w:val="19"/>
        <w:szCs w:val="19"/>
      </w:rPr>
      <w:fldChar w:fldCharType="end"/>
    </w:r>
    <w:r w:rsidRPr="00062F4C">
      <w:rPr>
        <w:sz w:val="17"/>
        <w:szCs w:val="17"/>
      </w:rPr>
      <w:tab/>
    </w:r>
  </w:p>
  <w:p w14:paraId="171FC8F5" w14:textId="77777777" w:rsidR="002F6389" w:rsidRPr="00062F4C" w:rsidRDefault="002F6389">
    <w:pPr>
      <w:rPr>
        <w:noProof/>
        <w:sz w:val="23"/>
        <w:szCs w:val="23"/>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44CCA" w14:textId="77777777" w:rsidR="00C956CB" w:rsidRPr="00062F4C" w:rsidRDefault="00C956CB">
      <w:pPr>
        <w:rPr>
          <w:sz w:val="23"/>
          <w:szCs w:val="23"/>
        </w:rPr>
      </w:pPr>
      <w:r w:rsidRPr="00062F4C">
        <w:rPr>
          <w:sz w:val="23"/>
          <w:szCs w:val="23"/>
        </w:rPr>
        <w:separator/>
      </w:r>
    </w:p>
  </w:footnote>
  <w:footnote w:type="continuationSeparator" w:id="0">
    <w:p w14:paraId="6E91F361" w14:textId="77777777" w:rsidR="00C956CB" w:rsidRPr="00062F4C" w:rsidRDefault="00C956CB">
      <w:pPr>
        <w:rPr>
          <w:sz w:val="23"/>
          <w:szCs w:val="23"/>
        </w:rPr>
      </w:pPr>
      <w:r w:rsidRPr="00062F4C">
        <w:rPr>
          <w:sz w:val="23"/>
          <w:szCs w:val="23"/>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FC8F3" w14:textId="63FD520C" w:rsidR="002F6389" w:rsidRDefault="00C956CB">
    <w:pPr>
      <w:pStyle w:val="Header"/>
    </w:pPr>
    <w:r>
      <w:rPr>
        <w:noProof/>
      </w:rPr>
      <w:pict w14:anchorId="171FC8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502125" o:spid="_x0000_s2076" type="#_x0000_t136" style="position:absolute;margin-left:0;margin-top:0;width:451.1pt;height:180.4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DBEAEB6"/>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0BEA4E36"/>
    <w:multiLevelType w:val="multilevel"/>
    <w:tmpl w:val="98569984"/>
    <w:lvl w:ilvl="0">
      <w:start w:val="1"/>
      <w:numFmt w:val="none"/>
      <w:pStyle w:val="Heading1"/>
      <w:lvlText w:val="2"/>
      <w:lvlJc w:val="left"/>
      <w:pPr>
        <w:tabs>
          <w:tab w:val="num" w:pos="574"/>
        </w:tabs>
        <w:ind w:left="574" w:hanging="432"/>
      </w:pPr>
      <w:rPr>
        <w:rFonts w:hint="default"/>
      </w:rPr>
    </w:lvl>
    <w:lvl w:ilvl="1">
      <w:start w:val="1"/>
      <w:numFmt w:val="decimal"/>
      <w:lvlText w:val="2.%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2.%2.%3"/>
      <w:lvlJc w:val="left"/>
      <w:pPr>
        <w:tabs>
          <w:tab w:val="num" w:pos="858"/>
        </w:tabs>
        <w:ind w:left="858" w:hanging="720"/>
      </w:pPr>
      <w:rPr>
        <w:rFonts w:hint="default"/>
      </w:rPr>
    </w:lvl>
    <w:lvl w:ilvl="3">
      <w:start w:val="1"/>
      <w:numFmt w:val="decimal"/>
      <w:lvlText w:val="2.%2.%3.%4"/>
      <w:lvlJc w:val="left"/>
      <w:pPr>
        <w:tabs>
          <w:tab w:val="num" w:pos="864"/>
        </w:tabs>
        <w:ind w:left="864" w:hanging="864"/>
      </w:pPr>
      <w:rPr>
        <w:rFonts w:ascii="Helvetica" w:hAnsi="Helvetica" w:cs="Helvetica" w:hint="default"/>
        <w:b/>
        <w:sz w:val="22"/>
        <w:szCs w:val="22"/>
      </w:rPr>
    </w:lvl>
    <w:lvl w:ilvl="4">
      <w:start w:val="1"/>
      <w:numFmt w:val="decimal"/>
      <w:lvlText w:val="2.%2.%3.%4.%5"/>
      <w:lvlJc w:val="left"/>
      <w:pPr>
        <w:tabs>
          <w:tab w:val="num" w:pos="1008"/>
        </w:tabs>
        <w:ind w:left="1008" w:hanging="1008"/>
      </w:pPr>
      <w:rPr>
        <w:rFonts w:hint="default"/>
      </w:rPr>
    </w:lvl>
    <w:lvl w:ilvl="5">
      <w:start w:val="1"/>
      <w:numFmt w:val="decimal"/>
      <w:lvlText w:val="2.%2.%3.%4.%5.%6"/>
      <w:lvlJc w:val="left"/>
      <w:pPr>
        <w:tabs>
          <w:tab w:val="num" w:pos="1152"/>
        </w:tabs>
        <w:ind w:left="1152" w:hanging="1152"/>
      </w:pPr>
      <w:rPr>
        <w:rFonts w:hint="default"/>
      </w:rPr>
    </w:lvl>
    <w:lvl w:ilvl="6">
      <w:start w:val="1"/>
      <w:numFmt w:val="decimal"/>
      <w:lvlText w:val="2.%2.%3.%4.%5.%6.%7"/>
      <w:lvlJc w:val="left"/>
      <w:pPr>
        <w:tabs>
          <w:tab w:val="num" w:pos="1296"/>
        </w:tabs>
        <w:ind w:left="1296" w:hanging="1296"/>
      </w:pPr>
      <w:rPr>
        <w:rFonts w:hint="default"/>
      </w:rPr>
    </w:lvl>
    <w:lvl w:ilvl="7">
      <w:start w:val="1"/>
      <w:numFmt w:val="decimal"/>
      <w:lvlText w:val="2.%2.%3.%4.%5.%6.%7.%8"/>
      <w:lvlJc w:val="left"/>
      <w:pPr>
        <w:tabs>
          <w:tab w:val="num" w:pos="1440"/>
        </w:tabs>
        <w:ind w:left="1440" w:hanging="1440"/>
      </w:pPr>
      <w:rPr>
        <w:rFonts w:hint="default"/>
      </w:rPr>
    </w:lvl>
    <w:lvl w:ilvl="8">
      <w:start w:val="1"/>
      <w:numFmt w:val="decimal"/>
      <w:lvlText w:val="2.%2.%3.%4.%5.%6.%7.%8.%9"/>
      <w:lvlJc w:val="left"/>
      <w:pPr>
        <w:tabs>
          <w:tab w:val="num" w:pos="1584"/>
        </w:tabs>
        <w:ind w:left="1584" w:hanging="1584"/>
      </w:pPr>
      <w:rPr>
        <w:rFonts w:hint="default"/>
      </w:rPr>
    </w:lvl>
  </w:abstractNum>
  <w:abstractNum w:abstractNumId="2">
    <w:nsid w:val="101F384A"/>
    <w:multiLevelType w:val="hybridMultilevel"/>
    <w:tmpl w:val="47DE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D1497"/>
    <w:multiLevelType w:val="hybridMultilevel"/>
    <w:tmpl w:val="41944EC6"/>
    <w:lvl w:ilvl="0" w:tplc="44A82D8A">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76350C"/>
    <w:multiLevelType w:val="hybridMultilevel"/>
    <w:tmpl w:val="974CE92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469CD"/>
    <w:multiLevelType w:val="hybridMultilevel"/>
    <w:tmpl w:val="70ECA0DE"/>
    <w:lvl w:ilvl="0" w:tplc="040C0017">
      <w:start w:val="1"/>
      <w:numFmt w:val="lowerLetter"/>
      <w:lvlText w:val="%1)"/>
      <w:lvlJc w:val="left"/>
      <w:pPr>
        <w:ind w:left="1069" w:hanging="360"/>
      </w:pPr>
    </w:lvl>
    <w:lvl w:ilvl="1" w:tplc="040C0019">
      <w:start w:val="1"/>
      <w:numFmt w:val="lowerLetter"/>
      <w:lvlText w:val="%2."/>
      <w:lvlJc w:val="left"/>
      <w:pPr>
        <w:ind w:left="1789" w:hanging="360"/>
      </w:pPr>
    </w:lvl>
    <w:lvl w:ilvl="2" w:tplc="040C001B">
      <w:start w:val="1"/>
      <w:numFmt w:val="lowerRoman"/>
      <w:lvlText w:val="%3."/>
      <w:lvlJc w:val="right"/>
      <w:pPr>
        <w:ind w:left="2509" w:hanging="180"/>
      </w:pPr>
    </w:lvl>
    <w:lvl w:ilvl="3" w:tplc="040C000F">
      <w:start w:val="1"/>
      <w:numFmt w:val="decimal"/>
      <w:lvlText w:val="%4."/>
      <w:lvlJc w:val="left"/>
      <w:pPr>
        <w:ind w:left="3229" w:hanging="360"/>
      </w:pPr>
    </w:lvl>
    <w:lvl w:ilvl="4" w:tplc="040C0019">
      <w:start w:val="1"/>
      <w:numFmt w:val="lowerLetter"/>
      <w:lvlText w:val="%5."/>
      <w:lvlJc w:val="left"/>
      <w:pPr>
        <w:ind w:left="3949" w:hanging="360"/>
      </w:pPr>
    </w:lvl>
    <w:lvl w:ilvl="5" w:tplc="040C001B">
      <w:start w:val="1"/>
      <w:numFmt w:val="lowerRoman"/>
      <w:lvlText w:val="%6."/>
      <w:lvlJc w:val="right"/>
      <w:pPr>
        <w:ind w:left="4669" w:hanging="180"/>
      </w:pPr>
    </w:lvl>
    <w:lvl w:ilvl="6" w:tplc="040C000F">
      <w:start w:val="1"/>
      <w:numFmt w:val="decimal"/>
      <w:lvlText w:val="%7."/>
      <w:lvlJc w:val="left"/>
      <w:pPr>
        <w:ind w:left="5389" w:hanging="360"/>
      </w:pPr>
    </w:lvl>
    <w:lvl w:ilvl="7" w:tplc="040C0019">
      <w:start w:val="1"/>
      <w:numFmt w:val="lowerLetter"/>
      <w:lvlText w:val="%8."/>
      <w:lvlJc w:val="left"/>
      <w:pPr>
        <w:ind w:left="6109" w:hanging="360"/>
      </w:pPr>
    </w:lvl>
    <w:lvl w:ilvl="8" w:tplc="040C001B">
      <w:start w:val="1"/>
      <w:numFmt w:val="lowerRoman"/>
      <w:lvlText w:val="%9."/>
      <w:lvlJc w:val="right"/>
      <w:pPr>
        <w:ind w:left="6829" w:hanging="180"/>
      </w:pPr>
    </w:lvl>
  </w:abstractNum>
  <w:abstractNum w:abstractNumId="6">
    <w:nsid w:val="21060E10"/>
    <w:multiLevelType w:val="multilevel"/>
    <w:tmpl w:val="2FC85638"/>
    <w:lvl w:ilvl="0">
      <w:start w:val="1"/>
      <w:numFmt w:val="upperLetter"/>
      <w:lvlText w:val="%1."/>
      <w:lvlJc w:val="left"/>
      <w:pPr>
        <w:tabs>
          <w:tab w:val="num" w:pos="2291"/>
        </w:tabs>
        <w:ind w:left="1931" w:hanging="360"/>
      </w:pPr>
      <w:rPr>
        <w:rFonts w:hint="default"/>
      </w:rPr>
    </w:lvl>
    <w:lvl w:ilvl="1">
      <w:start w:val="1"/>
      <w:numFmt w:val="decimal"/>
      <w:lvlText w:val="%1.%2."/>
      <w:lvlJc w:val="left"/>
      <w:pPr>
        <w:tabs>
          <w:tab w:val="num" w:pos="3011"/>
        </w:tabs>
        <w:ind w:left="2363" w:hanging="432"/>
      </w:pPr>
      <w:rPr>
        <w:rFonts w:hint="default"/>
      </w:rPr>
    </w:lvl>
    <w:lvl w:ilvl="2">
      <w:start w:val="1"/>
      <w:numFmt w:val="decimal"/>
      <w:pStyle w:val="AppxHeading3"/>
      <w:lvlText w:val="%1.%2.%3."/>
      <w:lvlJc w:val="left"/>
      <w:pPr>
        <w:tabs>
          <w:tab w:val="num" w:pos="3731"/>
        </w:tabs>
        <w:ind w:left="2795" w:hanging="504"/>
      </w:pPr>
      <w:rPr>
        <w:rFonts w:hint="default"/>
      </w:rPr>
    </w:lvl>
    <w:lvl w:ilvl="3">
      <w:start w:val="1"/>
      <w:numFmt w:val="decimal"/>
      <w:lvlText w:val="%1.%2.%3.%4."/>
      <w:lvlJc w:val="left"/>
      <w:pPr>
        <w:tabs>
          <w:tab w:val="num" w:pos="4451"/>
        </w:tabs>
        <w:ind w:left="3299" w:hanging="648"/>
      </w:pPr>
      <w:rPr>
        <w:rFonts w:hint="default"/>
      </w:rPr>
    </w:lvl>
    <w:lvl w:ilvl="4">
      <w:start w:val="1"/>
      <w:numFmt w:val="decimal"/>
      <w:lvlText w:val="%1.%2.%3.%4.%5."/>
      <w:lvlJc w:val="left"/>
      <w:pPr>
        <w:tabs>
          <w:tab w:val="num" w:pos="5171"/>
        </w:tabs>
        <w:ind w:left="3803" w:hanging="792"/>
      </w:pPr>
      <w:rPr>
        <w:rFonts w:hint="default"/>
      </w:rPr>
    </w:lvl>
    <w:lvl w:ilvl="5">
      <w:start w:val="1"/>
      <w:numFmt w:val="decimal"/>
      <w:lvlText w:val="%1.%2.%3.%4.%5.%6."/>
      <w:lvlJc w:val="left"/>
      <w:pPr>
        <w:tabs>
          <w:tab w:val="num" w:pos="6251"/>
        </w:tabs>
        <w:ind w:left="4307" w:hanging="936"/>
      </w:pPr>
      <w:rPr>
        <w:rFonts w:hint="default"/>
      </w:rPr>
    </w:lvl>
    <w:lvl w:ilvl="6">
      <w:start w:val="1"/>
      <w:numFmt w:val="decimal"/>
      <w:lvlText w:val="%1.%2.%3.%4.%5.%6.%7."/>
      <w:lvlJc w:val="left"/>
      <w:pPr>
        <w:tabs>
          <w:tab w:val="num" w:pos="6971"/>
        </w:tabs>
        <w:ind w:left="4811" w:hanging="1080"/>
      </w:pPr>
      <w:rPr>
        <w:rFonts w:hint="default"/>
      </w:rPr>
    </w:lvl>
    <w:lvl w:ilvl="7">
      <w:start w:val="1"/>
      <w:numFmt w:val="decimal"/>
      <w:lvlText w:val="%1.%2.%3.%4.%5.%6.%7.%8."/>
      <w:lvlJc w:val="left"/>
      <w:pPr>
        <w:tabs>
          <w:tab w:val="num" w:pos="7691"/>
        </w:tabs>
        <w:ind w:left="5315" w:hanging="1224"/>
      </w:pPr>
      <w:rPr>
        <w:rFonts w:hint="default"/>
      </w:rPr>
    </w:lvl>
    <w:lvl w:ilvl="8">
      <w:start w:val="1"/>
      <w:numFmt w:val="decimal"/>
      <w:lvlText w:val="%1.%2.%3.%4.%5.%6.%7.%8.%9."/>
      <w:lvlJc w:val="left"/>
      <w:pPr>
        <w:tabs>
          <w:tab w:val="num" w:pos="8411"/>
        </w:tabs>
        <w:ind w:left="5891" w:hanging="1440"/>
      </w:pPr>
      <w:rPr>
        <w:rFonts w:hint="default"/>
      </w:rPr>
    </w:lvl>
  </w:abstractNum>
  <w:abstractNum w:abstractNumId="7">
    <w:nsid w:val="220E2914"/>
    <w:multiLevelType w:val="hybridMultilevel"/>
    <w:tmpl w:val="1F207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86EE3"/>
    <w:multiLevelType w:val="hybridMultilevel"/>
    <w:tmpl w:val="55864EA8"/>
    <w:lvl w:ilvl="0" w:tplc="52107F76">
      <w:start w:val="1"/>
      <w:numFmt w:val="decimal"/>
      <w:pStyle w:val="Listing"/>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D6B28D9"/>
    <w:multiLevelType w:val="hybridMultilevel"/>
    <w:tmpl w:val="04CC6BEE"/>
    <w:lvl w:ilvl="0" w:tplc="4858AAD6">
      <w:start w:val="1"/>
      <w:numFmt w:val="bullet"/>
      <w:lvlText w:val="•"/>
      <w:lvlJc w:val="left"/>
      <w:pPr>
        <w:ind w:left="360" w:hanging="360"/>
      </w:pPr>
      <w:rPr>
        <w:rFonts w:ascii="Arial" w:hAnsi="Aria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2BE68A9"/>
    <w:multiLevelType w:val="multilevel"/>
    <w:tmpl w:val="0409001D"/>
    <w:styleLink w:val="Style1"/>
    <w:lvl w:ilvl="0">
      <w:start w:val="1"/>
      <w:numFmt w:val="lowerRoman"/>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5762072"/>
    <w:multiLevelType w:val="hybridMultilevel"/>
    <w:tmpl w:val="F3DABAFE"/>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374B6713"/>
    <w:multiLevelType w:val="singleLevel"/>
    <w:tmpl w:val="B75606CE"/>
    <w:lvl w:ilvl="0">
      <w:start w:val="2"/>
      <w:numFmt w:val="decimal"/>
      <w:pStyle w:val="List1"/>
      <w:lvlText w:val="%1."/>
      <w:lvlJc w:val="left"/>
      <w:pPr>
        <w:tabs>
          <w:tab w:val="num" w:pos="360"/>
        </w:tabs>
        <w:ind w:left="360" w:hanging="360"/>
      </w:pPr>
      <w:rPr>
        <w:rFonts w:hint="default"/>
      </w:rPr>
    </w:lvl>
  </w:abstractNum>
  <w:abstractNum w:abstractNumId="13">
    <w:nsid w:val="4AB0750B"/>
    <w:multiLevelType w:val="hybridMultilevel"/>
    <w:tmpl w:val="041C105A"/>
    <w:lvl w:ilvl="0" w:tplc="4858AAD6">
      <w:start w:val="1"/>
      <w:numFmt w:val="bullet"/>
      <w:lvlText w:val="•"/>
      <w:lvlJc w:val="left"/>
      <w:pPr>
        <w:ind w:left="720" w:hanging="360"/>
      </w:pPr>
      <w:rPr>
        <w:rFonts w:ascii="Arial" w:hAnsi="Aria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B1D4FB0"/>
    <w:multiLevelType w:val="hybridMultilevel"/>
    <w:tmpl w:val="D2C68CF4"/>
    <w:lvl w:ilvl="0" w:tplc="C5A25140">
      <w:start w:val="1"/>
      <w:numFmt w:val="bullet"/>
      <w:lvlText w:val=""/>
      <w:lvlJc w:val="left"/>
      <w:pPr>
        <w:ind w:left="720" w:hanging="360"/>
      </w:pPr>
      <w:rPr>
        <w:rFonts w:ascii="Wingdings" w:hAnsi="Wingdings" w:hint="default"/>
        <w:sz w:val="22"/>
        <w:szCs w:val="22"/>
      </w:rPr>
    </w:lvl>
    <w:lvl w:ilvl="1" w:tplc="4858AAD6">
      <w:start w:val="1"/>
      <w:numFmt w:val="bullet"/>
      <w:lvlText w:val="•"/>
      <w:lvlJc w:val="left"/>
      <w:pPr>
        <w:ind w:left="1440" w:hanging="360"/>
      </w:pPr>
      <w:rPr>
        <w:rFonts w:ascii="Arial" w:hAnsi="Arial"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9E0F11"/>
    <w:multiLevelType w:val="hybridMultilevel"/>
    <w:tmpl w:val="89C82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177BB"/>
    <w:multiLevelType w:val="hybridMultilevel"/>
    <w:tmpl w:val="1B1ED1AA"/>
    <w:lvl w:ilvl="0" w:tplc="44A82D8A">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59E5BAC"/>
    <w:multiLevelType w:val="hybridMultilevel"/>
    <w:tmpl w:val="58E0DFC4"/>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5B8F43A9"/>
    <w:multiLevelType w:val="hybridMultilevel"/>
    <w:tmpl w:val="F7E6D8BA"/>
    <w:lvl w:ilvl="0" w:tplc="040C0017">
      <w:start w:val="1"/>
      <w:numFmt w:val="lowerLetter"/>
      <w:lvlText w:val="%1)"/>
      <w:lvlJc w:val="left"/>
      <w:pPr>
        <w:ind w:left="1069" w:hanging="360"/>
      </w:pPr>
    </w:lvl>
    <w:lvl w:ilvl="1" w:tplc="040C001B">
      <w:start w:val="1"/>
      <w:numFmt w:val="lowerRoman"/>
      <w:lvlText w:val="%2."/>
      <w:lvlJc w:val="right"/>
      <w:pPr>
        <w:ind w:left="1789" w:hanging="360"/>
      </w:pPr>
    </w:lvl>
    <w:lvl w:ilvl="2" w:tplc="040C001B">
      <w:start w:val="1"/>
      <w:numFmt w:val="lowerRoman"/>
      <w:lvlText w:val="%3."/>
      <w:lvlJc w:val="right"/>
      <w:pPr>
        <w:ind w:left="2509" w:hanging="180"/>
      </w:pPr>
    </w:lvl>
    <w:lvl w:ilvl="3" w:tplc="040C000F">
      <w:start w:val="1"/>
      <w:numFmt w:val="decimal"/>
      <w:lvlText w:val="%4."/>
      <w:lvlJc w:val="left"/>
      <w:pPr>
        <w:ind w:left="3229" w:hanging="360"/>
      </w:pPr>
    </w:lvl>
    <w:lvl w:ilvl="4" w:tplc="040C0019">
      <w:start w:val="1"/>
      <w:numFmt w:val="lowerLetter"/>
      <w:lvlText w:val="%5."/>
      <w:lvlJc w:val="left"/>
      <w:pPr>
        <w:ind w:left="3949" w:hanging="360"/>
      </w:pPr>
    </w:lvl>
    <w:lvl w:ilvl="5" w:tplc="040C001B">
      <w:start w:val="1"/>
      <w:numFmt w:val="lowerRoman"/>
      <w:lvlText w:val="%6."/>
      <w:lvlJc w:val="right"/>
      <w:pPr>
        <w:ind w:left="4669" w:hanging="180"/>
      </w:pPr>
    </w:lvl>
    <w:lvl w:ilvl="6" w:tplc="040C000F">
      <w:start w:val="1"/>
      <w:numFmt w:val="decimal"/>
      <w:lvlText w:val="%7."/>
      <w:lvlJc w:val="left"/>
      <w:pPr>
        <w:ind w:left="5389" w:hanging="360"/>
      </w:pPr>
    </w:lvl>
    <w:lvl w:ilvl="7" w:tplc="040C0019">
      <w:start w:val="1"/>
      <w:numFmt w:val="lowerLetter"/>
      <w:lvlText w:val="%8."/>
      <w:lvlJc w:val="left"/>
      <w:pPr>
        <w:ind w:left="6109" w:hanging="360"/>
      </w:pPr>
    </w:lvl>
    <w:lvl w:ilvl="8" w:tplc="040C001B">
      <w:start w:val="1"/>
      <w:numFmt w:val="lowerRoman"/>
      <w:lvlText w:val="%9."/>
      <w:lvlJc w:val="right"/>
      <w:pPr>
        <w:ind w:left="6829" w:hanging="180"/>
      </w:pPr>
    </w:lvl>
  </w:abstractNum>
  <w:abstractNum w:abstractNumId="19">
    <w:nsid w:val="5B8F4908"/>
    <w:multiLevelType w:val="hybridMultilevel"/>
    <w:tmpl w:val="8C3A1434"/>
    <w:lvl w:ilvl="0" w:tplc="44A82D8A">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0BF52EF"/>
    <w:multiLevelType w:val="hybridMultilevel"/>
    <w:tmpl w:val="A6FA6AF0"/>
    <w:lvl w:ilvl="0" w:tplc="44A82D8A">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1CB7A49"/>
    <w:multiLevelType w:val="hybridMultilevel"/>
    <w:tmpl w:val="360828BC"/>
    <w:lvl w:ilvl="0" w:tplc="4858AAD6">
      <w:start w:val="1"/>
      <w:numFmt w:val="bullet"/>
      <w:lvlText w:val="•"/>
      <w:lvlJc w:val="left"/>
      <w:pPr>
        <w:ind w:left="360" w:hanging="360"/>
      </w:pPr>
      <w:rPr>
        <w:rFonts w:ascii="Arial" w:hAnsi="Arial" w:hint="default"/>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6C2F2052"/>
    <w:multiLevelType w:val="hybridMultilevel"/>
    <w:tmpl w:val="4694F40E"/>
    <w:lvl w:ilvl="0" w:tplc="44A82D8A">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D0529E8"/>
    <w:multiLevelType w:val="hybridMultilevel"/>
    <w:tmpl w:val="CD2822D8"/>
    <w:lvl w:ilvl="0" w:tplc="277C40BC">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1E6B84"/>
    <w:multiLevelType w:val="multilevel"/>
    <w:tmpl w:val="F022E2B4"/>
    <w:lvl w:ilvl="0">
      <w:start w:val="1"/>
      <w:numFmt w:val="decimal"/>
      <w:lvlText w:val="%1."/>
      <w:lvlJc w:val="left"/>
      <w:pPr>
        <w:ind w:left="540" w:hanging="540"/>
      </w:pPr>
      <w:rPr>
        <w:rFonts w:ascii="Arial" w:eastAsia="Times New Roman" w:hAnsi="Arial" w:cs="Arial"/>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75D5364F"/>
    <w:multiLevelType w:val="hybridMultilevel"/>
    <w:tmpl w:val="5FCEF794"/>
    <w:lvl w:ilvl="0" w:tplc="4858AAD6">
      <w:start w:val="1"/>
      <w:numFmt w:val="bullet"/>
      <w:lvlText w:val="•"/>
      <w:lvlJc w:val="left"/>
      <w:pPr>
        <w:ind w:left="1080" w:hanging="360"/>
      </w:pPr>
      <w:rPr>
        <w:rFonts w:ascii="Arial" w:hAnsi="Arial" w:hint="default"/>
        <w:sz w:val="24"/>
        <w:szCs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8CD1995"/>
    <w:multiLevelType w:val="hybridMultilevel"/>
    <w:tmpl w:val="30BCE51E"/>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7EF712B2"/>
    <w:multiLevelType w:val="hybridMultilevel"/>
    <w:tmpl w:val="C05E9192"/>
    <w:lvl w:ilvl="0" w:tplc="4858AAD6">
      <w:start w:val="1"/>
      <w:numFmt w:val="bullet"/>
      <w:lvlText w:val="•"/>
      <w:lvlJc w:val="left"/>
      <w:pPr>
        <w:ind w:left="720" w:hanging="360"/>
      </w:pPr>
      <w:rPr>
        <w:rFonts w:ascii="Arial" w:hAnsi="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8"/>
  </w:num>
  <w:num w:numId="4">
    <w:abstractNumId w:val="6"/>
  </w:num>
  <w:num w:numId="5">
    <w:abstractNumId w:val="23"/>
  </w:num>
  <w:num w:numId="6">
    <w:abstractNumId w:val="0"/>
  </w:num>
  <w:num w:numId="7">
    <w:abstractNumId w:val="12"/>
  </w:num>
  <w:num w:numId="8">
    <w:abstractNumId w:val="24"/>
  </w:num>
  <w:num w:numId="9">
    <w:abstractNumId w:val="2"/>
  </w:num>
  <w:num w:numId="10">
    <w:abstractNumId w:val="14"/>
  </w:num>
  <w:num w:numId="11">
    <w:abstractNumId w:val="9"/>
  </w:num>
  <w:num w:numId="12">
    <w:abstractNumId w:val="4"/>
  </w:num>
  <w:num w:numId="13">
    <w:abstractNumId w:val="27"/>
  </w:num>
  <w:num w:numId="14">
    <w:abstractNumId w:val="7"/>
  </w:num>
  <w:num w:numId="15">
    <w:abstractNumId w:val="25"/>
  </w:num>
  <w:num w:numId="16">
    <w:abstractNumId w:val="15"/>
  </w:num>
  <w:num w:numId="17">
    <w:abstractNumId w:val="19"/>
  </w:num>
  <w:num w:numId="18">
    <w:abstractNumId w:val="22"/>
  </w:num>
  <w:num w:numId="19">
    <w:abstractNumId w:val="16"/>
  </w:num>
  <w:num w:numId="20">
    <w:abstractNumId w:val="3"/>
  </w:num>
  <w:num w:numId="21">
    <w:abstractNumId w:val="20"/>
  </w:num>
  <w:num w:numId="22">
    <w:abstractNumId w:val="5"/>
  </w:num>
  <w:num w:numId="23">
    <w:abstractNumId w:val="18"/>
  </w:num>
  <w:num w:numId="24">
    <w:abstractNumId w:val="17"/>
  </w:num>
  <w:num w:numId="25">
    <w:abstractNumId w:val="26"/>
  </w:num>
  <w:num w:numId="26">
    <w:abstractNumId w:val="11"/>
  </w:num>
  <w:num w:numId="27">
    <w:abstractNumId w:val="21"/>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evenAndOddHeaders/>
  <w:drawingGridHorizontalSpacing w:val="120"/>
  <w:drawingGridVerticalSpacing w:val="6"/>
  <w:displayHorizontalDrawingGridEvery w:val="2"/>
  <w:displayVerticalDrawingGridEvery w:val="2"/>
  <w:noPunctuationKerning/>
  <w:characterSpacingControl w:val="doNotCompress"/>
  <w:hdrShapeDefaults>
    <o:shapedefaults v:ext="edit" spidmax="8311" fill="f" fillcolor="#36c">
      <v:fill color="#36c" on="f" alignshape="f"/>
      <v:shadow color="#006"/>
      <v:textbox inset="2.70156mm,1.3508mm,2.70156mm,1.3508mm"/>
      <o:colormru v:ext="edit" colors="#9fc4d5,#3cc,#39f,#1912a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AppVer" w:val="ᭉᭆᭊ"/>
    <w:docVar w:name="CheckSum" w:val="ᭌ᭎ᭈ᭍!ᭌ᭐ᭊᭊ"/>
    <w:docVar w:name="CLIName" w:val="᭭ᮆ᭛ᮄ᭹ᮋᮋᮁ᭾ᮁ᭽᭼!᭬᭫ᬸ᭡ᮆᮌ᭽ᮊᮆ᭹ᮄ"/>
    <w:docVar w:name="DateTime" w:val="᭎ᭇ᭎ᭇᭊᭈᭈ᭏ᬸᬸᭉᭉ᭒ᭈᭊ᭙᭥ᬸᭀ᭟᭥᭬ᭃ᭍᭒ᭋᭈᭁ!᭐ᭇ᭎ᭇᭊᭈᭈ᭐ᬸᬸᭉᭈ᭒ᭌ᭍᭙᭥ᬸᭀ᭟᭥᭬ᭃ᭍᭒ᭋᭈᭁ"/>
    <w:docVar w:name="DoneBy" w:val="᭬᭫᭴᭹ᮄᮇᮃᬸᮅᮁᮌᮌ᭹ᮄ!᭬᭫᭴ᮊᮇᮋ᭹ᮊᮁᮍᮅᬸᮈᮁᮄ᭹"/>
    <w:docVar w:name="IPAddress" w:val="᭜᭤᭠᭨᭛ᭈᭋ᭐ᭋ!᭼ᮄᮀᮈ᭻ᭉᭌ᭐ᭉ"/>
    <w:docVar w:name="Random" w:val="24"/>
  </w:docVars>
  <w:rsids>
    <w:rsidRoot w:val="00F3382D"/>
    <w:rsid w:val="0000010A"/>
    <w:rsid w:val="00000A3F"/>
    <w:rsid w:val="00000B32"/>
    <w:rsid w:val="00001146"/>
    <w:rsid w:val="00001AA2"/>
    <w:rsid w:val="00001DF6"/>
    <w:rsid w:val="00001E34"/>
    <w:rsid w:val="00001E85"/>
    <w:rsid w:val="00002059"/>
    <w:rsid w:val="00002330"/>
    <w:rsid w:val="000029A7"/>
    <w:rsid w:val="00002E64"/>
    <w:rsid w:val="00003090"/>
    <w:rsid w:val="000032A6"/>
    <w:rsid w:val="000039CC"/>
    <w:rsid w:val="00004464"/>
    <w:rsid w:val="000044BD"/>
    <w:rsid w:val="000045FC"/>
    <w:rsid w:val="00004F4D"/>
    <w:rsid w:val="00004FFE"/>
    <w:rsid w:val="000051A4"/>
    <w:rsid w:val="000051A5"/>
    <w:rsid w:val="0000535B"/>
    <w:rsid w:val="00005381"/>
    <w:rsid w:val="00005747"/>
    <w:rsid w:val="00005A58"/>
    <w:rsid w:val="00005FF7"/>
    <w:rsid w:val="00006A0C"/>
    <w:rsid w:val="00007182"/>
    <w:rsid w:val="0000725C"/>
    <w:rsid w:val="000074D3"/>
    <w:rsid w:val="000075BD"/>
    <w:rsid w:val="000077E4"/>
    <w:rsid w:val="00007AB4"/>
    <w:rsid w:val="00007DA3"/>
    <w:rsid w:val="00010327"/>
    <w:rsid w:val="000106B8"/>
    <w:rsid w:val="00011253"/>
    <w:rsid w:val="000116B7"/>
    <w:rsid w:val="00011A5A"/>
    <w:rsid w:val="00011ADC"/>
    <w:rsid w:val="000122A6"/>
    <w:rsid w:val="00012565"/>
    <w:rsid w:val="00012A08"/>
    <w:rsid w:val="00012A6A"/>
    <w:rsid w:val="00013112"/>
    <w:rsid w:val="000134E0"/>
    <w:rsid w:val="000137C4"/>
    <w:rsid w:val="00013831"/>
    <w:rsid w:val="0001391A"/>
    <w:rsid w:val="00013CB9"/>
    <w:rsid w:val="00013DB1"/>
    <w:rsid w:val="00014061"/>
    <w:rsid w:val="00014194"/>
    <w:rsid w:val="00014E16"/>
    <w:rsid w:val="0001569A"/>
    <w:rsid w:val="00015A23"/>
    <w:rsid w:val="00015AC0"/>
    <w:rsid w:val="00015C27"/>
    <w:rsid w:val="00015E40"/>
    <w:rsid w:val="00015E71"/>
    <w:rsid w:val="000165A5"/>
    <w:rsid w:val="000165D6"/>
    <w:rsid w:val="00016865"/>
    <w:rsid w:val="00016A0E"/>
    <w:rsid w:val="000178CE"/>
    <w:rsid w:val="000178CF"/>
    <w:rsid w:val="000201A2"/>
    <w:rsid w:val="0002043D"/>
    <w:rsid w:val="0002059F"/>
    <w:rsid w:val="000205EA"/>
    <w:rsid w:val="00020926"/>
    <w:rsid w:val="00020D00"/>
    <w:rsid w:val="00021619"/>
    <w:rsid w:val="00022131"/>
    <w:rsid w:val="000224B5"/>
    <w:rsid w:val="00022683"/>
    <w:rsid w:val="000230EC"/>
    <w:rsid w:val="0002333A"/>
    <w:rsid w:val="00023640"/>
    <w:rsid w:val="00023886"/>
    <w:rsid w:val="00023A7E"/>
    <w:rsid w:val="00023C4B"/>
    <w:rsid w:val="00023C56"/>
    <w:rsid w:val="0002441E"/>
    <w:rsid w:val="00024806"/>
    <w:rsid w:val="00024D31"/>
    <w:rsid w:val="00025198"/>
    <w:rsid w:val="000252A5"/>
    <w:rsid w:val="0002560A"/>
    <w:rsid w:val="00025A75"/>
    <w:rsid w:val="00025A94"/>
    <w:rsid w:val="000265E0"/>
    <w:rsid w:val="00026C6E"/>
    <w:rsid w:val="0002761E"/>
    <w:rsid w:val="00027C80"/>
    <w:rsid w:val="0003036B"/>
    <w:rsid w:val="000304A7"/>
    <w:rsid w:val="00030533"/>
    <w:rsid w:val="000318EA"/>
    <w:rsid w:val="000325C7"/>
    <w:rsid w:val="00033436"/>
    <w:rsid w:val="000339B1"/>
    <w:rsid w:val="00033E58"/>
    <w:rsid w:val="00033E63"/>
    <w:rsid w:val="00034829"/>
    <w:rsid w:val="00034B3B"/>
    <w:rsid w:val="00034C29"/>
    <w:rsid w:val="000353CA"/>
    <w:rsid w:val="00035A78"/>
    <w:rsid w:val="00035E38"/>
    <w:rsid w:val="00035F94"/>
    <w:rsid w:val="00036057"/>
    <w:rsid w:val="000363C4"/>
    <w:rsid w:val="000365E5"/>
    <w:rsid w:val="00036A11"/>
    <w:rsid w:val="00036D70"/>
    <w:rsid w:val="00036F8A"/>
    <w:rsid w:val="0003747E"/>
    <w:rsid w:val="000375EA"/>
    <w:rsid w:val="0003789E"/>
    <w:rsid w:val="00037FF5"/>
    <w:rsid w:val="000410F4"/>
    <w:rsid w:val="00041459"/>
    <w:rsid w:val="00041DCB"/>
    <w:rsid w:val="00041E86"/>
    <w:rsid w:val="00042787"/>
    <w:rsid w:val="00042B6F"/>
    <w:rsid w:val="000430AA"/>
    <w:rsid w:val="00043431"/>
    <w:rsid w:val="000436D5"/>
    <w:rsid w:val="00044497"/>
    <w:rsid w:val="000449D6"/>
    <w:rsid w:val="0004560F"/>
    <w:rsid w:val="0004570C"/>
    <w:rsid w:val="00045CF2"/>
    <w:rsid w:val="00045CF9"/>
    <w:rsid w:val="00046997"/>
    <w:rsid w:val="00046DD6"/>
    <w:rsid w:val="00047ECB"/>
    <w:rsid w:val="00047F35"/>
    <w:rsid w:val="000500FA"/>
    <w:rsid w:val="00051B75"/>
    <w:rsid w:val="00051E2B"/>
    <w:rsid w:val="000520BC"/>
    <w:rsid w:val="0005284F"/>
    <w:rsid w:val="00052FDD"/>
    <w:rsid w:val="0005317B"/>
    <w:rsid w:val="0005333C"/>
    <w:rsid w:val="000533FC"/>
    <w:rsid w:val="00053680"/>
    <w:rsid w:val="00053915"/>
    <w:rsid w:val="00053DD4"/>
    <w:rsid w:val="000541A9"/>
    <w:rsid w:val="000545C6"/>
    <w:rsid w:val="000549FA"/>
    <w:rsid w:val="00054DB1"/>
    <w:rsid w:val="0005517B"/>
    <w:rsid w:val="000552DA"/>
    <w:rsid w:val="00055980"/>
    <w:rsid w:val="00055F1F"/>
    <w:rsid w:val="00056191"/>
    <w:rsid w:val="00056233"/>
    <w:rsid w:val="00056ACC"/>
    <w:rsid w:val="00056EA9"/>
    <w:rsid w:val="00057509"/>
    <w:rsid w:val="000577CB"/>
    <w:rsid w:val="000578C2"/>
    <w:rsid w:val="0006062A"/>
    <w:rsid w:val="0006096C"/>
    <w:rsid w:val="00060FC3"/>
    <w:rsid w:val="00061047"/>
    <w:rsid w:val="000610A0"/>
    <w:rsid w:val="000613D1"/>
    <w:rsid w:val="00061615"/>
    <w:rsid w:val="00062041"/>
    <w:rsid w:val="000624F5"/>
    <w:rsid w:val="000627DB"/>
    <w:rsid w:val="00062C0F"/>
    <w:rsid w:val="00062F4C"/>
    <w:rsid w:val="000633BF"/>
    <w:rsid w:val="00063999"/>
    <w:rsid w:val="00063AE9"/>
    <w:rsid w:val="00064079"/>
    <w:rsid w:val="000643AF"/>
    <w:rsid w:val="000649AD"/>
    <w:rsid w:val="00065CD4"/>
    <w:rsid w:val="0006670E"/>
    <w:rsid w:val="00066CA9"/>
    <w:rsid w:val="00066E53"/>
    <w:rsid w:val="00067124"/>
    <w:rsid w:val="000673E7"/>
    <w:rsid w:val="0006750E"/>
    <w:rsid w:val="000677F5"/>
    <w:rsid w:val="000679EA"/>
    <w:rsid w:val="00067C96"/>
    <w:rsid w:val="00067D58"/>
    <w:rsid w:val="00067FEF"/>
    <w:rsid w:val="000704E6"/>
    <w:rsid w:val="000708C3"/>
    <w:rsid w:val="000708D0"/>
    <w:rsid w:val="00070967"/>
    <w:rsid w:val="00070A41"/>
    <w:rsid w:val="00070D61"/>
    <w:rsid w:val="00071021"/>
    <w:rsid w:val="000718C2"/>
    <w:rsid w:val="00071C4F"/>
    <w:rsid w:val="00072850"/>
    <w:rsid w:val="00072D9E"/>
    <w:rsid w:val="00072E2D"/>
    <w:rsid w:val="000738C1"/>
    <w:rsid w:val="00073952"/>
    <w:rsid w:val="0007395D"/>
    <w:rsid w:val="000739C2"/>
    <w:rsid w:val="00073FB5"/>
    <w:rsid w:val="000742A8"/>
    <w:rsid w:val="00075324"/>
    <w:rsid w:val="00075753"/>
    <w:rsid w:val="00075F7D"/>
    <w:rsid w:val="000768E5"/>
    <w:rsid w:val="00076D3E"/>
    <w:rsid w:val="00076DF5"/>
    <w:rsid w:val="00077004"/>
    <w:rsid w:val="0007744F"/>
    <w:rsid w:val="0007751B"/>
    <w:rsid w:val="000778D2"/>
    <w:rsid w:val="00077CC4"/>
    <w:rsid w:val="00080A5C"/>
    <w:rsid w:val="00080D93"/>
    <w:rsid w:val="00080E5B"/>
    <w:rsid w:val="000810A7"/>
    <w:rsid w:val="00081ABF"/>
    <w:rsid w:val="000834A3"/>
    <w:rsid w:val="000837AE"/>
    <w:rsid w:val="0008433E"/>
    <w:rsid w:val="00084ABC"/>
    <w:rsid w:val="0008551E"/>
    <w:rsid w:val="00085C84"/>
    <w:rsid w:val="00085DFE"/>
    <w:rsid w:val="00085FEB"/>
    <w:rsid w:val="00086120"/>
    <w:rsid w:val="0008697C"/>
    <w:rsid w:val="00086B41"/>
    <w:rsid w:val="000877F2"/>
    <w:rsid w:val="00087AC0"/>
    <w:rsid w:val="00087CC5"/>
    <w:rsid w:val="00087DA0"/>
    <w:rsid w:val="00090208"/>
    <w:rsid w:val="00090444"/>
    <w:rsid w:val="00090B0D"/>
    <w:rsid w:val="00090D5D"/>
    <w:rsid w:val="00090E8B"/>
    <w:rsid w:val="0009165F"/>
    <w:rsid w:val="00091CDC"/>
    <w:rsid w:val="00092029"/>
    <w:rsid w:val="0009259E"/>
    <w:rsid w:val="00092DE6"/>
    <w:rsid w:val="00092E57"/>
    <w:rsid w:val="00093048"/>
    <w:rsid w:val="00093511"/>
    <w:rsid w:val="00093610"/>
    <w:rsid w:val="00093E97"/>
    <w:rsid w:val="000942C2"/>
    <w:rsid w:val="000948DA"/>
    <w:rsid w:val="00094997"/>
    <w:rsid w:val="00095D17"/>
    <w:rsid w:val="00096C40"/>
    <w:rsid w:val="00096E29"/>
    <w:rsid w:val="000977E1"/>
    <w:rsid w:val="0009787C"/>
    <w:rsid w:val="000A09A4"/>
    <w:rsid w:val="000A16F8"/>
    <w:rsid w:val="000A173B"/>
    <w:rsid w:val="000A190D"/>
    <w:rsid w:val="000A1B30"/>
    <w:rsid w:val="000A1BB2"/>
    <w:rsid w:val="000A1CC9"/>
    <w:rsid w:val="000A214B"/>
    <w:rsid w:val="000A263C"/>
    <w:rsid w:val="000A2955"/>
    <w:rsid w:val="000A2DD8"/>
    <w:rsid w:val="000A33DE"/>
    <w:rsid w:val="000A387A"/>
    <w:rsid w:val="000A3B3E"/>
    <w:rsid w:val="000A3DD7"/>
    <w:rsid w:val="000A495C"/>
    <w:rsid w:val="000A5075"/>
    <w:rsid w:val="000A546B"/>
    <w:rsid w:val="000A5F63"/>
    <w:rsid w:val="000A5F8A"/>
    <w:rsid w:val="000A60B3"/>
    <w:rsid w:val="000A6938"/>
    <w:rsid w:val="000A6B8C"/>
    <w:rsid w:val="000A70F8"/>
    <w:rsid w:val="000A74F1"/>
    <w:rsid w:val="000A7606"/>
    <w:rsid w:val="000A7759"/>
    <w:rsid w:val="000A7905"/>
    <w:rsid w:val="000A7960"/>
    <w:rsid w:val="000B0342"/>
    <w:rsid w:val="000B06D2"/>
    <w:rsid w:val="000B0E6E"/>
    <w:rsid w:val="000B1100"/>
    <w:rsid w:val="000B11BA"/>
    <w:rsid w:val="000B128C"/>
    <w:rsid w:val="000B14BE"/>
    <w:rsid w:val="000B1FD0"/>
    <w:rsid w:val="000B2486"/>
    <w:rsid w:val="000B2A9E"/>
    <w:rsid w:val="000B2D69"/>
    <w:rsid w:val="000B33EE"/>
    <w:rsid w:val="000B37F7"/>
    <w:rsid w:val="000B486C"/>
    <w:rsid w:val="000B48DC"/>
    <w:rsid w:val="000B4E3F"/>
    <w:rsid w:val="000B4F9A"/>
    <w:rsid w:val="000B505E"/>
    <w:rsid w:val="000B5109"/>
    <w:rsid w:val="000B51C1"/>
    <w:rsid w:val="000B54BC"/>
    <w:rsid w:val="000B5708"/>
    <w:rsid w:val="000B597D"/>
    <w:rsid w:val="000B658C"/>
    <w:rsid w:val="000B65C5"/>
    <w:rsid w:val="000B661A"/>
    <w:rsid w:val="000B70EF"/>
    <w:rsid w:val="000B78DE"/>
    <w:rsid w:val="000B7C8E"/>
    <w:rsid w:val="000B7FF7"/>
    <w:rsid w:val="000C21E5"/>
    <w:rsid w:val="000C2894"/>
    <w:rsid w:val="000C3756"/>
    <w:rsid w:val="000C3986"/>
    <w:rsid w:val="000C3A8E"/>
    <w:rsid w:val="000C41BC"/>
    <w:rsid w:val="000C4251"/>
    <w:rsid w:val="000C45A3"/>
    <w:rsid w:val="000C466C"/>
    <w:rsid w:val="000C4D93"/>
    <w:rsid w:val="000C502D"/>
    <w:rsid w:val="000C5557"/>
    <w:rsid w:val="000C5D06"/>
    <w:rsid w:val="000C5E08"/>
    <w:rsid w:val="000C663F"/>
    <w:rsid w:val="000C6807"/>
    <w:rsid w:val="000C6994"/>
    <w:rsid w:val="000C7359"/>
    <w:rsid w:val="000C74A4"/>
    <w:rsid w:val="000C7D7A"/>
    <w:rsid w:val="000C7F48"/>
    <w:rsid w:val="000D039A"/>
    <w:rsid w:val="000D09C4"/>
    <w:rsid w:val="000D0CC4"/>
    <w:rsid w:val="000D1142"/>
    <w:rsid w:val="000D17C3"/>
    <w:rsid w:val="000D2518"/>
    <w:rsid w:val="000D2B31"/>
    <w:rsid w:val="000D33B1"/>
    <w:rsid w:val="000D3E25"/>
    <w:rsid w:val="000D40E7"/>
    <w:rsid w:val="000D417B"/>
    <w:rsid w:val="000D42F8"/>
    <w:rsid w:val="000D44DE"/>
    <w:rsid w:val="000D4605"/>
    <w:rsid w:val="000D49E8"/>
    <w:rsid w:val="000D4C62"/>
    <w:rsid w:val="000D577D"/>
    <w:rsid w:val="000D62D9"/>
    <w:rsid w:val="000D6367"/>
    <w:rsid w:val="000D6653"/>
    <w:rsid w:val="000D6AB1"/>
    <w:rsid w:val="000D730D"/>
    <w:rsid w:val="000D74A7"/>
    <w:rsid w:val="000D7B34"/>
    <w:rsid w:val="000D7D29"/>
    <w:rsid w:val="000E04DD"/>
    <w:rsid w:val="000E0610"/>
    <w:rsid w:val="000E0815"/>
    <w:rsid w:val="000E081C"/>
    <w:rsid w:val="000E0D61"/>
    <w:rsid w:val="000E0E82"/>
    <w:rsid w:val="000E10FF"/>
    <w:rsid w:val="000E1612"/>
    <w:rsid w:val="000E19E9"/>
    <w:rsid w:val="000E1EEC"/>
    <w:rsid w:val="000E2890"/>
    <w:rsid w:val="000E2E03"/>
    <w:rsid w:val="000E2E15"/>
    <w:rsid w:val="000E2F3B"/>
    <w:rsid w:val="000E3ABE"/>
    <w:rsid w:val="000E3ACA"/>
    <w:rsid w:val="000E3C41"/>
    <w:rsid w:val="000E3D09"/>
    <w:rsid w:val="000E3E5E"/>
    <w:rsid w:val="000E4403"/>
    <w:rsid w:val="000E4DFE"/>
    <w:rsid w:val="000E4EA2"/>
    <w:rsid w:val="000E4EE5"/>
    <w:rsid w:val="000E511F"/>
    <w:rsid w:val="000E558B"/>
    <w:rsid w:val="000E563B"/>
    <w:rsid w:val="000E566C"/>
    <w:rsid w:val="000E58FE"/>
    <w:rsid w:val="000E5A8C"/>
    <w:rsid w:val="000E5E27"/>
    <w:rsid w:val="000E5ECF"/>
    <w:rsid w:val="000E6210"/>
    <w:rsid w:val="000E657D"/>
    <w:rsid w:val="000E675A"/>
    <w:rsid w:val="000E6A64"/>
    <w:rsid w:val="000E6F19"/>
    <w:rsid w:val="000E7743"/>
    <w:rsid w:val="000E7CF6"/>
    <w:rsid w:val="000F0026"/>
    <w:rsid w:val="000F083C"/>
    <w:rsid w:val="000F08A3"/>
    <w:rsid w:val="000F1107"/>
    <w:rsid w:val="000F15A8"/>
    <w:rsid w:val="000F16BF"/>
    <w:rsid w:val="000F2BEF"/>
    <w:rsid w:val="000F309D"/>
    <w:rsid w:val="000F3207"/>
    <w:rsid w:val="000F334E"/>
    <w:rsid w:val="000F37C3"/>
    <w:rsid w:val="000F3C01"/>
    <w:rsid w:val="000F47AB"/>
    <w:rsid w:val="000F4AE9"/>
    <w:rsid w:val="000F4B7B"/>
    <w:rsid w:val="000F5577"/>
    <w:rsid w:val="000F5633"/>
    <w:rsid w:val="000F58C8"/>
    <w:rsid w:val="000F628C"/>
    <w:rsid w:val="000F6B71"/>
    <w:rsid w:val="000F6BBD"/>
    <w:rsid w:val="000F74CB"/>
    <w:rsid w:val="000F7A5A"/>
    <w:rsid w:val="000F7B68"/>
    <w:rsid w:val="000F7E64"/>
    <w:rsid w:val="00100A46"/>
    <w:rsid w:val="00101075"/>
    <w:rsid w:val="001017DC"/>
    <w:rsid w:val="00101E50"/>
    <w:rsid w:val="00102CF3"/>
    <w:rsid w:val="00102D36"/>
    <w:rsid w:val="00102FE4"/>
    <w:rsid w:val="00103214"/>
    <w:rsid w:val="001034FC"/>
    <w:rsid w:val="00103639"/>
    <w:rsid w:val="001037C7"/>
    <w:rsid w:val="00103A46"/>
    <w:rsid w:val="00103C39"/>
    <w:rsid w:val="00103C59"/>
    <w:rsid w:val="00104623"/>
    <w:rsid w:val="001046C1"/>
    <w:rsid w:val="001049A9"/>
    <w:rsid w:val="00104AF3"/>
    <w:rsid w:val="00105177"/>
    <w:rsid w:val="0010540C"/>
    <w:rsid w:val="00105792"/>
    <w:rsid w:val="00105BB5"/>
    <w:rsid w:val="00105E0E"/>
    <w:rsid w:val="00106010"/>
    <w:rsid w:val="001060CC"/>
    <w:rsid w:val="00106B42"/>
    <w:rsid w:val="00106F50"/>
    <w:rsid w:val="00106FFE"/>
    <w:rsid w:val="001071C2"/>
    <w:rsid w:val="001072AC"/>
    <w:rsid w:val="0010735C"/>
    <w:rsid w:val="001076AE"/>
    <w:rsid w:val="00107E0D"/>
    <w:rsid w:val="00110486"/>
    <w:rsid w:val="001105C8"/>
    <w:rsid w:val="00110908"/>
    <w:rsid w:val="00110A88"/>
    <w:rsid w:val="001111A1"/>
    <w:rsid w:val="001113FA"/>
    <w:rsid w:val="00111E42"/>
    <w:rsid w:val="00111EAB"/>
    <w:rsid w:val="00111FA1"/>
    <w:rsid w:val="001123F3"/>
    <w:rsid w:val="00112478"/>
    <w:rsid w:val="0011264C"/>
    <w:rsid w:val="00112964"/>
    <w:rsid w:val="00112A04"/>
    <w:rsid w:val="00112F39"/>
    <w:rsid w:val="0011306F"/>
    <w:rsid w:val="00113445"/>
    <w:rsid w:val="0011344B"/>
    <w:rsid w:val="00113E0D"/>
    <w:rsid w:val="00114A26"/>
    <w:rsid w:val="00114C59"/>
    <w:rsid w:val="00114FC3"/>
    <w:rsid w:val="00115F3A"/>
    <w:rsid w:val="001160DE"/>
    <w:rsid w:val="001161AB"/>
    <w:rsid w:val="00116EBF"/>
    <w:rsid w:val="00116FDC"/>
    <w:rsid w:val="00117638"/>
    <w:rsid w:val="0011793A"/>
    <w:rsid w:val="00117E66"/>
    <w:rsid w:val="001203E9"/>
    <w:rsid w:val="001206D2"/>
    <w:rsid w:val="00120A28"/>
    <w:rsid w:val="00120C7D"/>
    <w:rsid w:val="00120D28"/>
    <w:rsid w:val="001211B5"/>
    <w:rsid w:val="00121CD9"/>
    <w:rsid w:val="00122AE8"/>
    <w:rsid w:val="001232DC"/>
    <w:rsid w:val="00123C7A"/>
    <w:rsid w:val="001240B6"/>
    <w:rsid w:val="0012421D"/>
    <w:rsid w:val="0012443D"/>
    <w:rsid w:val="00124576"/>
    <w:rsid w:val="0012470D"/>
    <w:rsid w:val="001247A1"/>
    <w:rsid w:val="0012490A"/>
    <w:rsid w:val="00124CC4"/>
    <w:rsid w:val="00124E26"/>
    <w:rsid w:val="00125213"/>
    <w:rsid w:val="0012522F"/>
    <w:rsid w:val="0012567E"/>
    <w:rsid w:val="00125982"/>
    <w:rsid w:val="00125B83"/>
    <w:rsid w:val="00125DE8"/>
    <w:rsid w:val="00125EA6"/>
    <w:rsid w:val="0012636B"/>
    <w:rsid w:val="0012654B"/>
    <w:rsid w:val="001266C5"/>
    <w:rsid w:val="00126E93"/>
    <w:rsid w:val="00127047"/>
    <w:rsid w:val="001272B5"/>
    <w:rsid w:val="001272C3"/>
    <w:rsid w:val="0012780F"/>
    <w:rsid w:val="00127A42"/>
    <w:rsid w:val="00130447"/>
    <w:rsid w:val="00130CF9"/>
    <w:rsid w:val="00130D2E"/>
    <w:rsid w:val="0013103D"/>
    <w:rsid w:val="00131531"/>
    <w:rsid w:val="00131F4F"/>
    <w:rsid w:val="001325D2"/>
    <w:rsid w:val="00132CC6"/>
    <w:rsid w:val="00132E74"/>
    <w:rsid w:val="00133094"/>
    <w:rsid w:val="00133F0F"/>
    <w:rsid w:val="001340CE"/>
    <w:rsid w:val="00134179"/>
    <w:rsid w:val="001343C3"/>
    <w:rsid w:val="001343E7"/>
    <w:rsid w:val="00134693"/>
    <w:rsid w:val="0013548D"/>
    <w:rsid w:val="001354E9"/>
    <w:rsid w:val="00135EFD"/>
    <w:rsid w:val="0013612E"/>
    <w:rsid w:val="001361CC"/>
    <w:rsid w:val="0013659A"/>
    <w:rsid w:val="00136D63"/>
    <w:rsid w:val="001370DB"/>
    <w:rsid w:val="00137C22"/>
    <w:rsid w:val="00137F36"/>
    <w:rsid w:val="00140080"/>
    <w:rsid w:val="00140FEE"/>
    <w:rsid w:val="00141147"/>
    <w:rsid w:val="0014156F"/>
    <w:rsid w:val="00142841"/>
    <w:rsid w:val="00142C80"/>
    <w:rsid w:val="00143CBD"/>
    <w:rsid w:val="00143F1F"/>
    <w:rsid w:val="001440C9"/>
    <w:rsid w:val="00144310"/>
    <w:rsid w:val="00144330"/>
    <w:rsid w:val="00144524"/>
    <w:rsid w:val="001445B6"/>
    <w:rsid w:val="001449B8"/>
    <w:rsid w:val="00145165"/>
    <w:rsid w:val="00145330"/>
    <w:rsid w:val="001457F3"/>
    <w:rsid w:val="00145B76"/>
    <w:rsid w:val="00145C2A"/>
    <w:rsid w:val="0014685E"/>
    <w:rsid w:val="00146E23"/>
    <w:rsid w:val="00147207"/>
    <w:rsid w:val="00147921"/>
    <w:rsid w:val="00147DD4"/>
    <w:rsid w:val="0015007F"/>
    <w:rsid w:val="001500C1"/>
    <w:rsid w:val="0015023F"/>
    <w:rsid w:val="00150A43"/>
    <w:rsid w:val="00150BC8"/>
    <w:rsid w:val="00150F24"/>
    <w:rsid w:val="0015113D"/>
    <w:rsid w:val="001511DD"/>
    <w:rsid w:val="00151206"/>
    <w:rsid w:val="0015142D"/>
    <w:rsid w:val="001514F7"/>
    <w:rsid w:val="00151766"/>
    <w:rsid w:val="0015184E"/>
    <w:rsid w:val="001518E6"/>
    <w:rsid w:val="00151BEA"/>
    <w:rsid w:val="00151E7F"/>
    <w:rsid w:val="001527F0"/>
    <w:rsid w:val="00152BBA"/>
    <w:rsid w:val="00152F48"/>
    <w:rsid w:val="00152FE0"/>
    <w:rsid w:val="001534A5"/>
    <w:rsid w:val="0015374C"/>
    <w:rsid w:val="00153D6C"/>
    <w:rsid w:val="00153E19"/>
    <w:rsid w:val="001540FF"/>
    <w:rsid w:val="001543FF"/>
    <w:rsid w:val="00154C0F"/>
    <w:rsid w:val="00155353"/>
    <w:rsid w:val="00155DA9"/>
    <w:rsid w:val="00156422"/>
    <w:rsid w:val="00156CA3"/>
    <w:rsid w:val="0015747D"/>
    <w:rsid w:val="00157509"/>
    <w:rsid w:val="0015764A"/>
    <w:rsid w:val="001576D9"/>
    <w:rsid w:val="00157E3E"/>
    <w:rsid w:val="00160C6C"/>
    <w:rsid w:val="00161FD2"/>
    <w:rsid w:val="00162173"/>
    <w:rsid w:val="00162418"/>
    <w:rsid w:val="001625D6"/>
    <w:rsid w:val="00162654"/>
    <w:rsid w:val="00162B1A"/>
    <w:rsid w:val="00163374"/>
    <w:rsid w:val="001636D9"/>
    <w:rsid w:val="00163B9E"/>
    <w:rsid w:val="0016472F"/>
    <w:rsid w:val="00164AA6"/>
    <w:rsid w:val="00164BF3"/>
    <w:rsid w:val="00164C6B"/>
    <w:rsid w:val="00165017"/>
    <w:rsid w:val="00165170"/>
    <w:rsid w:val="00165326"/>
    <w:rsid w:val="00165494"/>
    <w:rsid w:val="001657AA"/>
    <w:rsid w:val="00165842"/>
    <w:rsid w:val="00165906"/>
    <w:rsid w:val="00165AF8"/>
    <w:rsid w:val="00165E6F"/>
    <w:rsid w:val="0016625A"/>
    <w:rsid w:val="00166CAB"/>
    <w:rsid w:val="00167145"/>
    <w:rsid w:val="0017026B"/>
    <w:rsid w:val="00170334"/>
    <w:rsid w:val="0017052A"/>
    <w:rsid w:val="00170B04"/>
    <w:rsid w:val="00170BF3"/>
    <w:rsid w:val="00170E7F"/>
    <w:rsid w:val="0017102E"/>
    <w:rsid w:val="001710AC"/>
    <w:rsid w:val="001710C2"/>
    <w:rsid w:val="0017183F"/>
    <w:rsid w:val="00172438"/>
    <w:rsid w:val="00172929"/>
    <w:rsid w:val="0017340C"/>
    <w:rsid w:val="00173BFC"/>
    <w:rsid w:val="00173DAF"/>
    <w:rsid w:val="00173DE0"/>
    <w:rsid w:val="00173E64"/>
    <w:rsid w:val="001747E3"/>
    <w:rsid w:val="00174B08"/>
    <w:rsid w:val="00175107"/>
    <w:rsid w:val="00175569"/>
    <w:rsid w:val="0017566E"/>
    <w:rsid w:val="0017595D"/>
    <w:rsid w:val="001759E4"/>
    <w:rsid w:val="00175ED1"/>
    <w:rsid w:val="00176250"/>
    <w:rsid w:val="001763E4"/>
    <w:rsid w:val="0017660F"/>
    <w:rsid w:val="00176660"/>
    <w:rsid w:val="00177328"/>
    <w:rsid w:val="001773A9"/>
    <w:rsid w:val="00177A22"/>
    <w:rsid w:val="00177B87"/>
    <w:rsid w:val="00177B8C"/>
    <w:rsid w:val="00177DA6"/>
    <w:rsid w:val="00177DC4"/>
    <w:rsid w:val="0018027B"/>
    <w:rsid w:val="001803FD"/>
    <w:rsid w:val="00180E72"/>
    <w:rsid w:val="00181A7D"/>
    <w:rsid w:val="00181B29"/>
    <w:rsid w:val="00181D3C"/>
    <w:rsid w:val="00182266"/>
    <w:rsid w:val="00182473"/>
    <w:rsid w:val="00182838"/>
    <w:rsid w:val="001829CD"/>
    <w:rsid w:val="00182C5C"/>
    <w:rsid w:val="001837C1"/>
    <w:rsid w:val="00183A64"/>
    <w:rsid w:val="00183CB6"/>
    <w:rsid w:val="001844E9"/>
    <w:rsid w:val="001846DD"/>
    <w:rsid w:val="0018487B"/>
    <w:rsid w:val="00184F5C"/>
    <w:rsid w:val="0018500C"/>
    <w:rsid w:val="00185B0B"/>
    <w:rsid w:val="00185C6B"/>
    <w:rsid w:val="00186E83"/>
    <w:rsid w:val="00187606"/>
    <w:rsid w:val="00187EF7"/>
    <w:rsid w:val="00190085"/>
    <w:rsid w:val="001914A4"/>
    <w:rsid w:val="00191D6B"/>
    <w:rsid w:val="00192A67"/>
    <w:rsid w:val="00193152"/>
    <w:rsid w:val="001935E4"/>
    <w:rsid w:val="0019380B"/>
    <w:rsid w:val="00194BF4"/>
    <w:rsid w:val="00194EAC"/>
    <w:rsid w:val="00195C89"/>
    <w:rsid w:val="001966EB"/>
    <w:rsid w:val="00196852"/>
    <w:rsid w:val="00196ED9"/>
    <w:rsid w:val="00197399"/>
    <w:rsid w:val="0019763F"/>
    <w:rsid w:val="00197819"/>
    <w:rsid w:val="001978A9"/>
    <w:rsid w:val="00197AA0"/>
    <w:rsid w:val="00197B06"/>
    <w:rsid w:val="00197B3C"/>
    <w:rsid w:val="001A097D"/>
    <w:rsid w:val="001A09B5"/>
    <w:rsid w:val="001A0B21"/>
    <w:rsid w:val="001A0F00"/>
    <w:rsid w:val="001A15A5"/>
    <w:rsid w:val="001A19A8"/>
    <w:rsid w:val="001A1A21"/>
    <w:rsid w:val="001A21B8"/>
    <w:rsid w:val="001A2245"/>
    <w:rsid w:val="001A2250"/>
    <w:rsid w:val="001A2988"/>
    <w:rsid w:val="001A3505"/>
    <w:rsid w:val="001A3852"/>
    <w:rsid w:val="001A488F"/>
    <w:rsid w:val="001A4DE9"/>
    <w:rsid w:val="001A5B4B"/>
    <w:rsid w:val="001A5CB3"/>
    <w:rsid w:val="001A5F3F"/>
    <w:rsid w:val="001A6001"/>
    <w:rsid w:val="001A6051"/>
    <w:rsid w:val="001A6410"/>
    <w:rsid w:val="001A65A1"/>
    <w:rsid w:val="001A67ED"/>
    <w:rsid w:val="001A6B36"/>
    <w:rsid w:val="001A6E98"/>
    <w:rsid w:val="001A70F8"/>
    <w:rsid w:val="001A7667"/>
    <w:rsid w:val="001A7E38"/>
    <w:rsid w:val="001B028A"/>
    <w:rsid w:val="001B0A41"/>
    <w:rsid w:val="001B10C7"/>
    <w:rsid w:val="001B1278"/>
    <w:rsid w:val="001B1332"/>
    <w:rsid w:val="001B1692"/>
    <w:rsid w:val="001B2266"/>
    <w:rsid w:val="001B2BB1"/>
    <w:rsid w:val="001B2DFE"/>
    <w:rsid w:val="001B3176"/>
    <w:rsid w:val="001B35E6"/>
    <w:rsid w:val="001B395F"/>
    <w:rsid w:val="001B3A41"/>
    <w:rsid w:val="001B3BED"/>
    <w:rsid w:val="001B3C02"/>
    <w:rsid w:val="001B3E50"/>
    <w:rsid w:val="001B417C"/>
    <w:rsid w:val="001B4A25"/>
    <w:rsid w:val="001B4A64"/>
    <w:rsid w:val="001B4A9A"/>
    <w:rsid w:val="001B4AB5"/>
    <w:rsid w:val="001B4E67"/>
    <w:rsid w:val="001B4EDD"/>
    <w:rsid w:val="001B588D"/>
    <w:rsid w:val="001B5B20"/>
    <w:rsid w:val="001B60C7"/>
    <w:rsid w:val="001B63B2"/>
    <w:rsid w:val="001B6864"/>
    <w:rsid w:val="001B6C48"/>
    <w:rsid w:val="001B70BD"/>
    <w:rsid w:val="001B79ED"/>
    <w:rsid w:val="001B7D4D"/>
    <w:rsid w:val="001C0479"/>
    <w:rsid w:val="001C075A"/>
    <w:rsid w:val="001C0D16"/>
    <w:rsid w:val="001C19C7"/>
    <w:rsid w:val="001C1EB9"/>
    <w:rsid w:val="001C24F4"/>
    <w:rsid w:val="001C2CBE"/>
    <w:rsid w:val="001C2EF3"/>
    <w:rsid w:val="001C35DF"/>
    <w:rsid w:val="001C3629"/>
    <w:rsid w:val="001C3CF7"/>
    <w:rsid w:val="001C42B4"/>
    <w:rsid w:val="001C43D7"/>
    <w:rsid w:val="001C45FD"/>
    <w:rsid w:val="001C48EB"/>
    <w:rsid w:val="001C49BE"/>
    <w:rsid w:val="001C4D54"/>
    <w:rsid w:val="001C4EEA"/>
    <w:rsid w:val="001C624C"/>
    <w:rsid w:val="001C639C"/>
    <w:rsid w:val="001C68F1"/>
    <w:rsid w:val="001C6B7F"/>
    <w:rsid w:val="001C7C33"/>
    <w:rsid w:val="001D0731"/>
    <w:rsid w:val="001D0ADB"/>
    <w:rsid w:val="001D0E0B"/>
    <w:rsid w:val="001D0FF2"/>
    <w:rsid w:val="001D19D7"/>
    <w:rsid w:val="001D1B71"/>
    <w:rsid w:val="001D3466"/>
    <w:rsid w:val="001D3490"/>
    <w:rsid w:val="001D3E86"/>
    <w:rsid w:val="001D4126"/>
    <w:rsid w:val="001D4EF9"/>
    <w:rsid w:val="001D5005"/>
    <w:rsid w:val="001D504F"/>
    <w:rsid w:val="001D5940"/>
    <w:rsid w:val="001D5E3E"/>
    <w:rsid w:val="001D6024"/>
    <w:rsid w:val="001D605E"/>
    <w:rsid w:val="001D62C2"/>
    <w:rsid w:val="001D62CF"/>
    <w:rsid w:val="001D659E"/>
    <w:rsid w:val="001D6904"/>
    <w:rsid w:val="001D6A0C"/>
    <w:rsid w:val="001D6C5D"/>
    <w:rsid w:val="001D6E3C"/>
    <w:rsid w:val="001D6EA9"/>
    <w:rsid w:val="001D71C3"/>
    <w:rsid w:val="001D71EE"/>
    <w:rsid w:val="001D7531"/>
    <w:rsid w:val="001D7BD9"/>
    <w:rsid w:val="001D7EE2"/>
    <w:rsid w:val="001E11D7"/>
    <w:rsid w:val="001E1272"/>
    <w:rsid w:val="001E1A31"/>
    <w:rsid w:val="001E1C3F"/>
    <w:rsid w:val="001E25ED"/>
    <w:rsid w:val="001E305D"/>
    <w:rsid w:val="001E3476"/>
    <w:rsid w:val="001E3552"/>
    <w:rsid w:val="001E38D3"/>
    <w:rsid w:val="001E46D2"/>
    <w:rsid w:val="001E49C4"/>
    <w:rsid w:val="001E50CB"/>
    <w:rsid w:val="001E5351"/>
    <w:rsid w:val="001E5462"/>
    <w:rsid w:val="001E5EEB"/>
    <w:rsid w:val="001E63F3"/>
    <w:rsid w:val="001E687D"/>
    <w:rsid w:val="001E6BB1"/>
    <w:rsid w:val="001E7324"/>
    <w:rsid w:val="001E7A3C"/>
    <w:rsid w:val="001F07A0"/>
    <w:rsid w:val="001F07EB"/>
    <w:rsid w:val="001F08D3"/>
    <w:rsid w:val="001F0BE0"/>
    <w:rsid w:val="001F0D8F"/>
    <w:rsid w:val="001F126E"/>
    <w:rsid w:val="001F1D16"/>
    <w:rsid w:val="001F1E21"/>
    <w:rsid w:val="001F2663"/>
    <w:rsid w:val="001F273A"/>
    <w:rsid w:val="001F27F0"/>
    <w:rsid w:val="001F2D7C"/>
    <w:rsid w:val="001F310B"/>
    <w:rsid w:val="001F3EB9"/>
    <w:rsid w:val="001F3FC6"/>
    <w:rsid w:val="001F41D7"/>
    <w:rsid w:val="001F4BF9"/>
    <w:rsid w:val="001F4CF4"/>
    <w:rsid w:val="001F4FBC"/>
    <w:rsid w:val="001F506C"/>
    <w:rsid w:val="001F53D5"/>
    <w:rsid w:val="001F556F"/>
    <w:rsid w:val="001F5DD9"/>
    <w:rsid w:val="001F621D"/>
    <w:rsid w:val="001F6B64"/>
    <w:rsid w:val="001F6D23"/>
    <w:rsid w:val="001F6ECC"/>
    <w:rsid w:val="001F7AB0"/>
    <w:rsid w:val="001F7DBF"/>
    <w:rsid w:val="002002B9"/>
    <w:rsid w:val="00200D68"/>
    <w:rsid w:val="00201091"/>
    <w:rsid w:val="0020130E"/>
    <w:rsid w:val="002017CB"/>
    <w:rsid w:val="00201CE2"/>
    <w:rsid w:val="00201E0E"/>
    <w:rsid w:val="00202065"/>
    <w:rsid w:val="0020250E"/>
    <w:rsid w:val="00202527"/>
    <w:rsid w:val="00202559"/>
    <w:rsid w:val="00202B91"/>
    <w:rsid w:val="00202D10"/>
    <w:rsid w:val="00202EAD"/>
    <w:rsid w:val="0020356D"/>
    <w:rsid w:val="00203788"/>
    <w:rsid w:val="00203844"/>
    <w:rsid w:val="00203B41"/>
    <w:rsid w:val="00204390"/>
    <w:rsid w:val="00204ACB"/>
    <w:rsid w:val="00204C34"/>
    <w:rsid w:val="00204F09"/>
    <w:rsid w:val="00205367"/>
    <w:rsid w:val="0020566C"/>
    <w:rsid w:val="00205AE4"/>
    <w:rsid w:val="002064E8"/>
    <w:rsid w:val="00206622"/>
    <w:rsid w:val="00206772"/>
    <w:rsid w:val="002100FB"/>
    <w:rsid w:val="00211063"/>
    <w:rsid w:val="002113B2"/>
    <w:rsid w:val="0021158E"/>
    <w:rsid w:val="00211A1F"/>
    <w:rsid w:val="00211CA2"/>
    <w:rsid w:val="00211F77"/>
    <w:rsid w:val="002121FB"/>
    <w:rsid w:val="002122F6"/>
    <w:rsid w:val="002127B8"/>
    <w:rsid w:val="00212A33"/>
    <w:rsid w:val="00213C93"/>
    <w:rsid w:val="00214116"/>
    <w:rsid w:val="002144BB"/>
    <w:rsid w:val="00214E33"/>
    <w:rsid w:val="00214EBF"/>
    <w:rsid w:val="002158CF"/>
    <w:rsid w:val="00215B33"/>
    <w:rsid w:val="00215E25"/>
    <w:rsid w:val="002162ED"/>
    <w:rsid w:val="00216701"/>
    <w:rsid w:val="0021697A"/>
    <w:rsid w:val="00216E47"/>
    <w:rsid w:val="00216E72"/>
    <w:rsid w:val="00217605"/>
    <w:rsid w:val="00217686"/>
    <w:rsid w:val="00220289"/>
    <w:rsid w:val="00220451"/>
    <w:rsid w:val="0022078A"/>
    <w:rsid w:val="00221493"/>
    <w:rsid w:val="00221619"/>
    <w:rsid w:val="00221624"/>
    <w:rsid w:val="00221951"/>
    <w:rsid w:val="00221D75"/>
    <w:rsid w:val="002220BA"/>
    <w:rsid w:val="00222532"/>
    <w:rsid w:val="002226E8"/>
    <w:rsid w:val="00222772"/>
    <w:rsid w:val="0022290E"/>
    <w:rsid w:val="0022294D"/>
    <w:rsid w:val="00222979"/>
    <w:rsid w:val="00222E27"/>
    <w:rsid w:val="002235B5"/>
    <w:rsid w:val="00223BB5"/>
    <w:rsid w:val="00223CE6"/>
    <w:rsid w:val="002242A3"/>
    <w:rsid w:val="00224FF0"/>
    <w:rsid w:val="002250C6"/>
    <w:rsid w:val="0022515A"/>
    <w:rsid w:val="002254C8"/>
    <w:rsid w:val="002259CA"/>
    <w:rsid w:val="00225A8F"/>
    <w:rsid w:val="00226218"/>
    <w:rsid w:val="002268AA"/>
    <w:rsid w:val="00226CF9"/>
    <w:rsid w:val="00227096"/>
    <w:rsid w:val="002271A0"/>
    <w:rsid w:val="0022768C"/>
    <w:rsid w:val="00227A4C"/>
    <w:rsid w:val="00227B84"/>
    <w:rsid w:val="00227D4F"/>
    <w:rsid w:val="00227D56"/>
    <w:rsid w:val="00227F8D"/>
    <w:rsid w:val="00230C5D"/>
    <w:rsid w:val="00230D95"/>
    <w:rsid w:val="00231217"/>
    <w:rsid w:val="00231478"/>
    <w:rsid w:val="00231640"/>
    <w:rsid w:val="002318DB"/>
    <w:rsid w:val="00231AEE"/>
    <w:rsid w:val="00231D95"/>
    <w:rsid w:val="00232118"/>
    <w:rsid w:val="00232360"/>
    <w:rsid w:val="002324D2"/>
    <w:rsid w:val="002326F2"/>
    <w:rsid w:val="00233732"/>
    <w:rsid w:val="0023382C"/>
    <w:rsid w:val="002340F8"/>
    <w:rsid w:val="00234458"/>
    <w:rsid w:val="0023494E"/>
    <w:rsid w:val="00234D13"/>
    <w:rsid w:val="002350E5"/>
    <w:rsid w:val="002353C5"/>
    <w:rsid w:val="00235413"/>
    <w:rsid w:val="00235674"/>
    <w:rsid w:val="00235AE9"/>
    <w:rsid w:val="00235CCF"/>
    <w:rsid w:val="00235CFD"/>
    <w:rsid w:val="00235DFB"/>
    <w:rsid w:val="002362EF"/>
    <w:rsid w:val="00236CBD"/>
    <w:rsid w:val="00236E52"/>
    <w:rsid w:val="00236F55"/>
    <w:rsid w:val="00237AA6"/>
    <w:rsid w:val="00237B54"/>
    <w:rsid w:val="00237B94"/>
    <w:rsid w:val="00237C94"/>
    <w:rsid w:val="0024113A"/>
    <w:rsid w:val="002412F4"/>
    <w:rsid w:val="00241B7B"/>
    <w:rsid w:val="00242173"/>
    <w:rsid w:val="00242419"/>
    <w:rsid w:val="00242834"/>
    <w:rsid w:val="00242890"/>
    <w:rsid w:val="00242AE3"/>
    <w:rsid w:val="00242B40"/>
    <w:rsid w:val="00242D9C"/>
    <w:rsid w:val="00243650"/>
    <w:rsid w:val="00243F17"/>
    <w:rsid w:val="002444C7"/>
    <w:rsid w:val="002448A7"/>
    <w:rsid w:val="002452A7"/>
    <w:rsid w:val="0024593A"/>
    <w:rsid w:val="002469C6"/>
    <w:rsid w:val="00246AF8"/>
    <w:rsid w:val="00246EBD"/>
    <w:rsid w:val="002474AB"/>
    <w:rsid w:val="002477C9"/>
    <w:rsid w:val="0025026A"/>
    <w:rsid w:val="00250625"/>
    <w:rsid w:val="002509B8"/>
    <w:rsid w:val="00251107"/>
    <w:rsid w:val="002513DC"/>
    <w:rsid w:val="00251B76"/>
    <w:rsid w:val="00251E11"/>
    <w:rsid w:val="0025276F"/>
    <w:rsid w:val="00252CE7"/>
    <w:rsid w:val="00252FAE"/>
    <w:rsid w:val="00253060"/>
    <w:rsid w:val="002536C2"/>
    <w:rsid w:val="00254078"/>
    <w:rsid w:val="002541CB"/>
    <w:rsid w:val="00254755"/>
    <w:rsid w:val="00254897"/>
    <w:rsid w:val="00254A34"/>
    <w:rsid w:val="00255277"/>
    <w:rsid w:val="00255323"/>
    <w:rsid w:val="00255476"/>
    <w:rsid w:val="00255BAF"/>
    <w:rsid w:val="00255DAF"/>
    <w:rsid w:val="00255E68"/>
    <w:rsid w:val="00255EC8"/>
    <w:rsid w:val="00255F35"/>
    <w:rsid w:val="0025619A"/>
    <w:rsid w:val="00256702"/>
    <w:rsid w:val="0025671F"/>
    <w:rsid w:val="00256B96"/>
    <w:rsid w:val="00256C66"/>
    <w:rsid w:val="00256DF0"/>
    <w:rsid w:val="0025701C"/>
    <w:rsid w:val="00257546"/>
    <w:rsid w:val="002578A4"/>
    <w:rsid w:val="002579E3"/>
    <w:rsid w:val="002600FE"/>
    <w:rsid w:val="00260761"/>
    <w:rsid w:val="00260844"/>
    <w:rsid w:val="00260A53"/>
    <w:rsid w:val="002613DE"/>
    <w:rsid w:val="0026179D"/>
    <w:rsid w:val="00261A0E"/>
    <w:rsid w:val="00261E45"/>
    <w:rsid w:val="00262090"/>
    <w:rsid w:val="002620A9"/>
    <w:rsid w:val="0026252A"/>
    <w:rsid w:val="00262D2B"/>
    <w:rsid w:val="0026365C"/>
    <w:rsid w:val="0026397C"/>
    <w:rsid w:val="00263A92"/>
    <w:rsid w:val="00263AB7"/>
    <w:rsid w:val="00263B3C"/>
    <w:rsid w:val="00263E1A"/>
    <w:rsid w:val="00263E20"/>
    <w:rsid w:val="00263E47"/>
    <w:rsid w:val="00264249"/>
    <w:rsid w:val="002643C7"/>
    <w:rsid w:val="00264954"/>
    <w:rsid w:val="00264DCB"/>
    <w:rsid w:val="00265869"/>
    <w:rsid w:val="00265A79"/>
    <w:rsid w:val="00266071"/>
    <w:rsid w:val="00266405"/>
    <w:rsid w:val="002666AB"/>
    <w:rsid w:val="00266864"/>
    <w:rsid w:val="00267899"/>
    <w:rsid w:val="00267BDC"/>
    <w:rsid w:val="00267D4F"/>
    <w:rsid w:val="00270069"/>
    <w:rsid w:val="002702D4"/>
    <w:rsid w:val="00270408"/>
    <w:rsid w:val="00270AC3"/>
    <w:rsid w:val="00271768"/>
    <w:rsid w:val="00271812"/>
    <w:rsid w:val="00271BF9"/>
    <w:rsid w:val="00271D19"/>
    <w:rsid w:val="00271DA9"/>
    <w:rsid w:val="00271EFA"/>
    <w:rsid w:val="00272528"/>
    <w:rsid w:val="002725E2"/>
    <w:rsid w:val="00272D17"/>
    <w:rsid w:val="00272EDC"/>
    <w:rsid w:val="00272EE6"/>
    <w:rsid w:val="00273001"/>
    <w:rsid w:val="0027357A"/>
    <w:rsid w:val="00273C00"/>
    <w:rsid w:val="002743DD"/>
    <w:rsid w:val="00274529"/>
    <w:rsid w:val="0027456F"/>
    <w:rsid w:val="002749C2"/>
    <w:rsid w:val="002750BC"/>
    <w:rsid w:val="002751F2"/>
    <w:rsid w:val="00275349"/>
    <w:rsid w:val="0027578B"/>
    <w:rsid w:val="00275863"/>
    <w:rsid w:val="00275F38"/>
    <w:rsid w:val="002760F3"/>
    <w:rsid w:val="002762D5"/>
    <w:rsid w:val="002765DA"/>
    <w:rsid w:val="002766A0"/>
    <w:rsid w:val="00276802"/>
    <w:rsid w:val="00276A7F"/>
    <w:rsid w:val="00276F82"/>
    <w:rsid w:val="00276FFB"/>
    <w:rsid w:val="00277230"/>
    <w:rsid w:val="002776EC"/>
    <w:rsid w:val="00277700"/>
    <w:rsid w:val="00277B96"/>
    <w:rsid w:val="00277C76"/>
    <w:rsid w:val="002807F0"/>
    <w:rsid w:val="0028093E"/>
    <w:rsid w:val="00280A7F"/>
    <w:rsid w:val="00281451"/>
    <w:rsid w:val="002814DE"/>
    <w:rsid w:val="00281618"/>
    <w:rsid w:val="002819EC"/>
    <w:rsid w:val="00281A2E"/>
    <w:rsid w:val="0028240F"/>
    <w:rsid w:val="002827BF"/>
    <w:rsid w:val="00282902"/>
    <w:rsid w:val="00282FA4"/>
    <w:rsid w:val="00283114"/>
    <w:rsid w:val="00283614"/>
    <w:rsid w:val="00283B41"/>
    <w:rsid w:val="002848D5"/>
    <w:rsid w:val="00285094"/>
    <w:rsid w:val="00285EF9"/>
    <w:rsid w:val="00286101"/>
    <w:rsid w:val="00286A4D"/>
    <w:rsid w:val="00286AB8"/>
    <w:rsid w:val="00287019"/>
    <w:rsid w:val="00287585"/>
    <w:rsid w:val="002879E4"/>
    <w:rsid w:val="002901A0"/>
    <w:rsid w:val="002901EB"/>
    <w:rsid w:val="00290308"/>
    <w:rsid w:val="0029083E"/>
    <w:rsid w:val="00290984"/>
    <w:rsid w:val="0029114E"/>
    <w:rsid w:val="00291D53"/>
    <w:rsid w:val="0029210E"/>
    <w:rsid w:val="002924BE"/>
    <w:rsid w:val="00292671"/>
    <w:rsid w:val="002934A2"/>
    <w:rsid w:val="00293540"/>
    <w:rsid w:val="00293A19"/>
    <w:rsid w:val="0029400C"/>
    <w:rsid w:val="002943F7"/>
    <w:rsid w:val="002948B7"/>
    <w:rsid w:val="00294AFA"/>
    <w:rsid w:val="00295007"/>
    <w:rsid w:val="00295073"/>
    <w:rsid w:val="00295193"/>
    <w:rsid w:val="00295260"/>
    <w:rsid w:val="0029589B"/>
    <w:rsid w:val="002958F0"/>
    <w:rsid w:val="00295DC9"/>
    <w:rsid w:val="00296514"/>
    <w:rsid w:val="00296A23"/>
    <w:rsid w:val="00296A96"/>
    <w:rsid w:val="00296C08"/>
    <w:rsid w:val="002971CB"/>
    <w:rsid w:val="0029795B"/>
    <w:rsid w:val="002A06CC"/>
    <w:rsid w:val="002A0DBD"/>
    <w:rsid w:val="002A1200"/>
    <w:rsid w:val="002A1560"/>
    <w:rsid w:val="002A1803"/>
    <w:rsid w:val="002A1ADF"/>
    <w:rsid w:val="002A1E7A"/>
    <w:rsid w:val="002A24D9"/>
    <w:rsid w:val="002A2AA0"/>
    <w:rsid w:val="002A328F"/>
    <w:rsid w:val="002A3D76"/>
    <w:rsid w:val="002A3E55"/>
    <w:rsid w:val="002A3E7D"/>
    <w:rsid w:val="002A4259"/>
    <w:rsid w:val="002A425D"/>
    <w:rsid w:val="002A508C"/>
    <w:rsid w:val="002A555B"/>
    <w:rsid w:val="002A5962"/>
    <w:rsid w:val="002A5A49"/>
    <w:rsid w:val="002A65E1"/>
    <w:rsid w:val="002A65EE"/>
    <w:rsid w:val="002A70BF"/>
    <w:rsid w:val="002A73AB"/>
    <w:rsid w:val="002A7F42"/>
    <w:rsid w:val="002B0332"/>
    <w:rsid w:val="002B08C6"/>
    <w:rsid w:val="002B0B86"/>
    <w:rsid w:val="002B1393"/>
    <w:rsid w:val="002B1A1C"/>
    <w:rsid w:val="002B1A67"/>
    <w:rsid w:val="002B1D98"/>
    <w:rsid w:val="002B2802"/>
    <w:rsid w:val="002B340A"/>
    <w:rsid w:val="002B39C5"/>
    <w:rsid w:val="002B3A81"/>
    <w:rsid w:val="002B3B24"/>
    <w:rsid w:val="002B3B88"/>
    <w:rsid w:val="002B3C76"/>
    <w:rsid w:val="002B4EC5"/>
    <w:rsid w:val="002B5996"/>
    <w:rsid w:val="002B6A12"/>
    <w:rsid w:val="002B78C7"/>
    <w:rsid w:val="002B7B8D"/>
    <w:rsid w:val="002C043B"/>
    <w:rsid w:val="002C05E9"/>
    <w:rsid w:val="002C0640"/>
    <w:rsid w:val="002C07DA"/>
    <w:rsid w:val="002C1407"/>
    <w:rsid w:val="002C180F"/>
    <w:rsid w:val="002C27FA"/>
    <w:rsid w:val="002C2C0B"/>
    <w:rsid w:val="002C4094"/>
    <w:rsid w:val="002C41AA"/>
    <w:rsid w:val="002C45AE"/>
    <w:rsid w:val="002C4950"/>
    <w:rsid w:val="002C4AFD"/>
    <w:rsid w:val="002C553E"/>
    <w:rsid w:val="002C5C9E"/>
    <w:rsid w:val="002C6639"/>
    <w:rsid w:val="002C6CFC"/>
    <w:rsid w:val="002C7129"/>
    <w:rsid w:val="002C7639"/>
    <w:rsid w:val="002C773C"/>
    <w:rsid w:val="002C7F58"/>
    <w:rsid w:val="002C7FC6"/>
    <w:rsid w:val="002D0116"/>
    <w:rsid w:val="002D0176"/>
    <w:rsid w:val="002D083B"/>
    <w:rsid w:val="002D0AC0"/>
    <w:rsid w:val="002D0CAD"/>
    <w:rsid w:val="002D11D3"/>
    <w:rsid w:val="002D1441"/>
    <w:rsid w:val="002D19BA"/>
    <w:rsid w:val="002D1B4E"/>
    <w:rsid w:val="002D1E5E"/>
    <w:rsid w:val="002D2B1A"/>
    <w:rsid w:val="002D328C"/>
    <w:rsid w:val="002D39A3"/>
    <w:rsid w:val="002D3C01"/>
    <w:rsid w:val="002D4022"/>
    <w:rsid w:val="002D4665"/>
    <w:rsid w:val="002D4E2D"/>
    <w:rsid w:val="002D5BD0"/>
    <w:rsid w:val="002D5C88"/>
    <w:rsid w:val="002D5E02"/>
    <w:rsid w:val="002D5E5E"/>
    <w:rsid w:val="002D639E"/>
    <w:rsid w:val="002D6794"/>
    <w:rsid w:val="002D770A"/>
    <w:rsid w:val="002E001A"/>
    <w:rsid w:val="002E0128"/>
    <w:rsid w:val="002E03B0"/>
    <w:rsid w:val="002E0969"/>
    <w:rsid w:val="002E0A27"/>
    <w:rsid w:val="002E0BC8"/>
    <w:rsid w:val="002E0EBD"/>
    <w:rsid w:val="002E0F36"/>
    <w:rsid w:val="002E1AB9"/>
    <w:rsid w:val="002E1B45"/>
    <w:rsid w:val="002E1C6B"/>
    <w:rsid w:val="002E2255"/>
    <w:rsid w:val="002E25DD"/>
    <w:rsid w:val="002E3362"/>
    <w:rsid w:val="002E3541"/>
    <w:rsid w:val="002E395C"/>
    <w:rsid w:val="002E39F4"/>
    <w:rsid w:val="002E3C85"/>
    <w:rsid w:val="002E3C8F"/>
    <w:rsid w:val="002E3E34"/>
    <w:rsid w:val="002E4708"/>
    <w:rsid w:val="002E4971"/>
    <w:rsid w:val="002E49AA"/>
    <w:rsid w:val="002E4FEE"/>
    <w:rsid w:val="002E5AEE"/>
    <w:rsid w:val="002E5C05"/>
    <w:rsid w:val="002E5EF3"/>
    <w:rsid w:val="002E62CC"/>
    <w:rsid w:val="002E679F"/>
    <w:rsid w:val="002E6C64"/>
    <w:rsid w:val="002E708D"/>
    <w:rsid w:val="002F1057"/>
    <w:rsid w:val="002F14AF"/>
    <w:rsid w:val="002F17DE"/>
    <w:rsid w:val="002F229E"/>
    <w:rsid w:val="002F22E6"/>
    <w:rsid w:val="002F306A"/>
    <w:rsid w:val="002F30C5"/>
    <w:rsid w:val="002F36F7"/>
    <w:rsid w:val="002F3AC2"/>
    <w:rsid w:val="002F3F88"/>
    <w:rsid w:val="002F43DF"/>
    <w:rsid w:val="002F4559"/>
    <w:rsid w:val="002F4D92"/>
    <w:rsid w:val="002F5022"/>
    <w:rsid w:val="002F556E"/>
    <w:rsid w:val="002F5974"/>
    <w:rsid w:val="002F5ED3"/>
    <w:rsid w:val="002F61B9"/>
    <w:rsid w:val="002F6325"/>
    <w:rsid w:val="002F6389"/>
    <w:rsid w:val="002F646C"/>
    <w:rsid w:val="002F6CAD"/>
    <w:rsid w:val="002F6F8B"/>
    <w:rsid w:val="002F7B65"/>
    <w:rsid w:val="002F7CFC"/>
    <w:rsid w:val="002F7DF1"/>
    <w:rsid w:val="0030102E"/>
    <w:rsid w:val="00301343"/>
    <w:rsid w:val="00301460"/>
    <w:rsid w:val="00301604"/>
    <w:rsid w:val="00301AB3"/>
    <w:rsid w:val="00301AF4"/>
    <w:rsid w:val="003026BD"/>
    <w:rsid w:val="0030340A"/>
    <w:rsid w:val="0030474D"/>
    <w:rsid w:val="00304CC2"/>
    <w:rsid w:val="00304DA4"/>
    <w:rsid w:val="00305252"/>
    <w:rsid w:val="003055BA"/>
    <w:rsid w:val="003058F6"/>
    <w:rsid w:val="003067EA"/>
    <w:rsid w:val="003069B3"/>
    <w:rsid w:val="00306FCF"/>
    <w:rsid w:val="00307B2A"/>
    <w:rsid w:val="00307CDF"/>
    <w:rsid w:val="00307D9D"/>
    <w:rsid w:val="0031020C"/>
    <w:rsid w:val="0031022D"/>
    <w:rsid w:val="003103E9"/>
    <w:rsid w:val="003104CE"/>
    <w:rsid w:val="00310ED1"/>
    <w:rsid w:val="00311DE2"/>
    <w:rsid w:val="00311ED5"/>
    <w:rsid w:val="0031234B"/>
    <w:rsid w:val="00312664"/>
    <w:rsid w:val="00312C27"/>
    <w:rsid w:val="00313076"/>
    <w:rsid w:val="00313407"/>
    <w:rsid w:val="00313E1A"/>
    <w:rsid w:val="00314753"/>
    <w:rsid w:val="0031565C"/>
    <w:rsid w:val="003158C9"/>
    <w:rsid w:val="00315973"/>
    <w:rsid w:val="00315A0D"/>
    <w:rsid w:val="00315A1C"/>
    <w:rsid w:val="00315BA5"/>
    <w:rsid w:val="0031629B"/>
    <w:rsid w:val="00316C1C"/>
    <w:rsid w:val="00316C86"/>
    <w:rsid w:val="00316DCF"/>
    <w:rsid w:val="003175AB"/>
    <w:rsid w:val="003175E4"/>
    <w:rsid w:val="00317A18"/>
    <w:rsid w:val="00317B04"/>
    <w:rsid w:val="0032076B"/>
    <w:rsid w:val="003207D4"/>
    <w:rsid w:val="00320F34"/>
    <w:rsid w:val="00321026"/>
    <w:rsid w:val="00321138"/>
    <w:rsid w:val="00321938"/>
    <w:rsid w:val="00321D95"/>
    <w:rsid w:val="003222AD"/>
    <w:rsid w:val="003222C2"/>
    <w:rsid w:val="00322E63"/>
    <w:rsid w:val="0032330F"/>
    <w:rsid w:val="00323629"/>
    <w:rsid w:val="00323764"/>
    <w:rsid w:val="00323A9C"/>
    <w:rsid w:val="00323AC4"/>
    <w:rsid w:val="0032400E"/>
    <w:rsid w:val="0032412A"/>
    <w:rsid w:val="003243A7"/>
    <w:rsid w:val="00324A19"/>
    <w:rsid w:val="0032578D"/>
    <w:rsid w:val="00325EA5"/>
    <w:rsid w:val="0032614D"/>
    <w:rsid w:val="003261D3"/>
    <w:rsid w:val="003267A4"/>
    <w:rsid w:val="003267EB"/>
    <w:rsid w:val="00327E51"/>
    <w:rsid w:val="00331AD0"/>
    <w:rsid w:val="00331C3E"/>
    <w:rsid w:val="00332121"/>
    <w:rsid w:val="00332EB9"/>
    <w:rsid w:val="003339ED"/>
    <w:rsid w:val="003339F1"/>
    <w:rsid w:val="00333B47"/>
    <w:rsid w:val="00333C2C"/>
    <w:rsid w:val="0033463F"/>
    <w:rsid w:val="00334FF3"/>
    <w:rsid w:val="003352B3"/>
    <w:rsid w:val="00335712"/>
    <w:rsid w:val="003359FB"/>
    <w:rsid w:val="00335E1A"/>
    <w:rsid w:val="00335E97"/>
    <w:rsid w:val="00336204"/>
    <w:rsid w:val="003362C6"/>
    <w:rsid w:val="003365EB"/>
    <w:rsid w:val="003371B0"/>
    <w:rsid w:val="00337262"/>
    <w:rsid w:val="00337688"/>
    <w:rsid w:val="0034004E"/>
    <w:rsid w:val="0034041A"/>
    <w:rsid w:val="003404EA"/>
    <w:rsid w:val="00340635"/>
    <w:rsid w:val="00340E8A"/>
    <w:rsid w:val="0034140E"/>
    <w:rsid w:val="003415E6"/>
    <w:rsid w:val="0034175E"/>
    <w:rsid w:val="003423D2"/>
    <w:rsid w:val="0034266F"/>
    <w:rsid w:val="003428E4"/>
    <w:rsid w:val="00342CAA"/>
    <w:rsid w:val="00342ED3"/>
    <w:rsid w:val="0034363F"/>
    <w:rsid w:val="00343993"/>
    <w:rsid w:val="00344171"/>
    <w:rsid w:val="00344FC9"/>
    <w:rsid w:val="00345C2B"/>
    <w:rsid w:val="00345EDD"/>
    <w:rsid w:val="003465BF"/>
    <w:rsid w:val="00346DD1"/>
    <w:rsid w:val="00347958"/>
    <w:rsid w:val="003504F3"/>
    <w:rsid w:val="00350E2C"/>
    <w:rsid w:val="00350F14"/>
    <w:rsid w:val="0035150F"/>
    <w:rsid w:val="003524D7"/>
    <w:rsid w:val="0035260B"/>
    <w:rsid w:val="00352BEF"/>
    <w:rsid w:val="003532F9"/>
    <w:rsid w:val="00353304"/>
    <w:rsid w:val="00353B21"/>
    <w:rsid w:val="00354087"/>
    <w:rsid w:val="00354212"/>
    <w:rsid w:val="00354DC8"/>
    <w:rsid w:val="003552A6"/>
    <w:rsid w:val="00355C36"/>
    <w:rsid w:val="00355E3D"/>
    <w:rsid w:val="003568DA"/>
    <w:rsid w:val="003568E3"/>
    <w:rsid w:val="00356B9A"/>
    <w:rsid w:val="00356B9E"/>
    <w:rsid w:val="00356C7A"/>
    <w:rsid w:val="00357CC7"/>
    <w:rsid w:val="00357D4F"/>
    <w:rsid w:val="00357E2C"/>
    <w:rsid w:val="00357FE2"/>
    <w:rsid w:val="0036054B"/>
    <w:rsid w:val="003607AD"/>
    <w:rsid w:val="00360956"/>
    <w:rsid w:val="00360C92"/>
    <w:rsid w:val="00361092"/>
    <w:rsid w:val="00361B18"/>
    <w:rsid w:val="00361DB9"/>
    <w:rsid w:val="0036224B"/>
    <w:rsid w:val="0036261B"/>
    <w:rsid w:val="00362918"/>
    <w:rsid w:val="00362D57"/>
    <w:rsid w:val="00363B3C"/>
    <w:rsid w:val="00364E6C"/>
    <w:rsid w:val="003650C4"/>
    <w:rsid w:val="00365201"/>
    <w:rsid w:val="0036649A"/>
    <w:rsid w:val="003672F8"/>
    <w:rsid w:val="003675DA"/>
    <w:rsid w:val="003679AD"/>
    <w:rsid w:val="00367EA5"/>
    <w:rsid w:val="00367EB1"/>
    <w:rsid w:val="00370275"/>
    <w:rsid w:val="0037032D"/>
    <w:rsid w:val="003703E9"/>
    <w:rsid w:val="00370412"/>
    <w:rsid w:val="00370739"/>
    <w:rsid w:val="00370877"/>
    <w:rsid w:val="00370981"/>
    <w:rsid w:val="00370CFB"/>
    <w:rsid w:val="00370E72"/>
    <w:rsid w:val="00371639"/>
    <w:rsid w:val="0037164F"/>
    <w:rsid w:val="00371A5C"/>
    <w:rsid w:val="00372D5A"/>
    <w:rsid w:val="003738FC"/>
    <w:rsid w:val="00373CBA"/>
    <w:rsid w:val="00373E1C"/>
    <w:rsid w:val="00373F03"/>
    <w:rsid w:val="00374C53"/>
    <w:rsid w:val="00374FC6"/>
    <w:rsid w:val="003754DE"/>
    <w:rsid w:val="00375671"/>
    <w:rsid w:val="00375A05"/>
    <w:rsid w:val="00375AB9"/>
    <w:rsid w:val="00375BE3"/>
    <w:rsid w:val="00375FC9"/>
    <w:rsid w:val="00376B58"/>
    <w:rsid w:val="00376D35"/>
    <w:rsid w:val="00377201"/>
    <w:rsid w:val="00377EEC"/>
    <w:rsid w:val="0038053D"/>
    <w:rsid w:val="00380626"/>
    <w:rsid w:val="00380A82"/>
    <w:rsid w:val="003816A3"/>
    <w:rsid w:val="00381946"/>
    <w:rsid w:val="00382918"/>
    <w:rsid w:val="00382F05"/>
    <w:rsid w:val="0038323B"/>
    <w:rsid w:val="00383606"/>
    <w:rsid w:val="00383BF9"/>
    <w:rsid w:val="00383FB5"/>
    <w:rsid w:val="003845E2"/>
    <w:rsid w:val="00384832"/>
    <w:rsid w:val="003848D5"/>
    <w:rsid w:val="00384AA5"/>
    <w:rsid w:val="0038565A"/>
    <w:rsid w:val="0038592B"/>
    <w:rsid w:val="00385AF6"/>
    <w:rsid w:val="00385CE8"/>
    <w:rsid w:val="00385E26"/>
    <w:rsid w:val="00385F85"/>
    <w:rsid w:val="003860B8"/>
    <w:rsid w:val="00386667"/>
    <w:rsid w:val="003871E1"/>
    <w:rsid w:val="003876FB"/>
    <w:rsid w:val="00387BCB"/>
    <w:rsid w:val="00387E68"/>
    <w:rsid w:val="00387EA1"/>
    <w:rsid w:val="003906F2"/>
    <w:rsid w:val="0039080A"/>
    <w:rsid w:val="003912C2"/>
    <w:rsid w:val="0039209F"/>
    <w:rsid w:val="003921BC"/>
    <w:rsid w:val="003926D4"/>
    <w:rsid w:val="003926E0"/>
    <w:rsid w:val="00393388"/>
    <w:rsid w:val="00393702"/>
    <w:rsid w:val="00393A7E"/>
    <w:rsid w:val="00393EC4"/>
    <w:rsid w:val="00394399"/>
    <w:rsid w:val="00394449"/>
    <w:rsid w:val="003949B7"/>
    <w:rsid w:val="00395B99"/>
    <w:rsid w:val="00396B63"/>
    <w:rsid w:val="00396EC9"/>
    <w:rsid w:val="00396FDF"/>
    <w:rsid w:val="0039724B"/>
    <w:rsid w:val="0039727D"/>
    <w:rsid w:val="00397638"/>
    <w:rsid w:val="003978D1"/>
    <w:rsid w:val="00397BE7"/>
    <w:rsid w:val="003A0670"/>
    <w:rsid w:val="003A1559"/>
    <w:rsid w:val="003A1562"/>
    <w:rsid w:val="003A1EAC"/>
    <w:rsid w:val="003A2CA1"/>
    <w:rsid w:val="003A2DCB"/>
    <w:rsid w:val="003A2F86"/>
    <w:rsid w:val="003A3D17"/>
    <w:rsid w:val="003A3D66"/>
    <w:rsid w:val="003A47BE"/>
    <w:rsid w:val="003A4895"/>
    <w:rsid w:val="003A49B0"/>
    <w:rsid w:val="003A5480"/>
    <w:rsid w:val="003A5924"/>
    <w:rsid w:val="003A64C6"/>
    <w:rsid w:val="003A673C"/>
    <w:rsid w:val="003A68E2"/>
    <w:rsid w:val="003A69AF"/>
    <w:rsid w:val="003A7895"/>
    <w:rsid w:val="003B01FC"/>
    <w:rsid w:val="003B0E07"/>
    <w:rsid w:val="003B102A"/>
    <w:rsid w:val="003B12A0"/>
    <w:rsid w:val="003B1B1C"/>
    <w:rsid w:val="003B1B6E"/>
    <w:rsid w:val="003B235F"/>
    <w:rsid w:val="003B3425"/>
    <w:rsid w:val="003B35E7"/>
    <w:rsid w:val="003B37EE"/>
    <w:rsid w:val="003B3C14"/>
    <w:rsid w:val="003B3D15"/>
    <w:rsid w:val="003B3EC5"/>
    <w:rsid w:val="003B50BD"/>
    <w:rsid w:val="003B519E"/>
    <w:rsid w:val="003B5B62"/>
    <w:rsid w:val="003B5DDB"/>
    <w:rsid w:val="003B609B"/>
    <w:rsid w:val="003B63C1"/>
    <w:rsid w:val="003B64F3"/>
    <w:rsid w:val="003B66EA"/>
    <w:rsid w:val="003B67D6"/>
    <w:rsid w:val="003B71F2"/>
    <w:rsid w:val="003C0242"/>
    <w:rsid w:val="003C047F"/>
    <w:rsid w:val="003C09A0"/>
    <w:rsid w:val="003C1590"/>
    <w:rsid w:val="003C182D"/>
    <w:rsid w:val="003C1D6E"/>
    <w:rsid w:val="003C20B5"/>
    <w:rsid w:val="003C2169"/>
    <w:rsid w:val="003C2633"/>
    <w:rsid w:val="003C2B5F"/>
    <w:rsid w:val="003C3770"/>
    <w:rsid w:val="003C398B"/>
    <w:rsid w:val="003C4EC1"/>
    <w:rsid w:val="003C5505"/>
    <w:rsid w:val="003C56B7"/>
    <w:rsid w:val="003C59B8"/>
    <w:rsid w:val="003C61FF"/>
    <w:rsid w:val="003C6F4C"/>
    <w:rsid w:val="003C6F96"/>
    <w:rsid w:val="003C7190"/>
    <w:rsid w:val="003C7421"/>
    <w:rsid w:val="003C7471"/>
    <w:rsid w:val="003D07C2"/>
    <w:rsid w:val="003D0F9B"/>
    <w:rsid w:val="003D1031"/>
    <w:rsid w:val="003D14DD"/>
    <w:rsid w:val="003D1A7D"/>
    <w:rsid w:val="003D1D41"/>
    <w:rsid w:val="003D2D26"/>
    <w:rsid w:val="003D2D92"/>
    <w:rsid w:val="003D37A8"/>
    <w:rsid w:val="003D405B"/>
    <w:rsid w:val="003D41A2"/>
    <w:rsid w:val="003D43E9"/>
    <w:rsid w:val="003D5A5B"/>
    <w:rsid w:val="003D5A77"/>
    <w:rsid w:val="003D60C0"/>
    <w:rsid w:val="003D6CFE"/>
    <w:rsid w:val="003D6D3A"/>
    <w:rsid w:val="003D716B"/>
    <w:rsid w:val="003D7396"/>
    <w:rsid w:val="003D77E2"/>
    <w:rsid w:val="003D7D96"/>
    <w:rsid w:val="003E004A"/>
    <w:rsid w:val="003E08F1"/>
    <w:rsid w:val="003E0D16"/>
    <w:rsid w:val="003E1335"/>
    <w:rsid w:val="003E1465"/>
    <w:rsid w:val="003E1516"/>
    <w:rsid w:val="003E15DA"/>
    <w:rsid w:val="003E1736"/>
    <w:rsid w:val="003E2A31"/>
    <w:rsid w:val="003E2C22"/>
    <w:rsid w:val="003E2E49"/>
    <w:rsid w:val="003E3092"/>
    <w:rsid w:val="003E30B0"/>
    <w:rsid w:val="003E3562"/>
    <w:rsid w:val="003E3DBB"/>
    <w:rsid w:val="003E42E3"/>
    <w:rsid w:val="003E462F"/>
    <w:rsid w:val="003E4D97"/>
    <w:rsid w:val="003E4FB6"/>
    <w:rsid w:val="003E5259"/>
    <w:rsid w:val="003E5448"/>
    <w:rsid w:val="003E54E1"/>
    <w:rsid w:val="003E5602"/>
    <w:rsid w:val="003E5F00"/>
    <w:rsid w:val="003E63C3"/>
    <w:rsid w:val="003E65B6"/>
    <w:rsid w:val="003E68DF"/>
    <w:rsid w:val="003E6A9C"/>
    <w:rsid w:val="003E6BEC"/>
    <w:rsid w:val="003E6F10"/>
    <w:rsid w:val="003E7262"/>
    <w:rsid w:val="003E789F"/>
    <w:rsid w:val="003E7952"/>
    <w:rsid w:val="003E7CBA"/>
    <w:rsid w:val="003E7DE8"/>
    <w:rsid w:val="003F012D"/>
    <w:rsid w:val="003F12C8"/>
    <w:rsid w:val="003F1535"/>
    <w:rsid w:val="003F169A"/>
    <w:rsid w:val="003F1844"/>
    <w:rsid w:val="003F194D"/>
    <w:rsid w:val="003F1AEE"/>
    <w:rsid w:val="003F3526"/>
    <w:rsid w:val="003F35E7"/>
    <w:rsid w:val="003F3603"/>
    <w:rsid w:val="003F4348"/>
    <w:rsid w:val="003F45FF"/>
    <w:rsid w:val="003F4670"/>
    <w:rsid w:val="003F4718"/>
    <w:rsid w:val="003F471D"/>
    <w:rsid w:val="003F4A17"/>
    <w:rsid w:val="003F4CEB"/>
    <w:rsid w:val="003F51CE"/>
    <w:rsid w:val="003F5264"/>
    <w:rsid w:val="003F5B3F"/>
    <w:rsid w:val="003F7170"/>
    <w:rsid w:val="003F749B"/>
    <w:rsid w:val="003F7511"/>
    <w:rsid w:val="003F75F3"/>
    <w:rsid w:val="003F7875"/>
    <w:rsid w:val="003F7D5A"/>
    <w:rsid w:val="004007DC"/>
    <w:rsid w:val="004008C0"/>
    <w:rsid w:val="00400AC4"/>
    <w:rsid w:val="0040111E"/>
    <w:rsid w:val="004011EA"/>
    <w:rsid w:val="00401944"/>
    <w:rsid w:val="00401990"/>
    <w:rsid w:val="00401A7A"/>
    <w:rsid w:val="00401CE8"/>
    <w:rsid w:val="0040234D"/>
    <w:rsid w:val="00402535"/>
    <w:rsid w:val="00402965"/>
    <w:rsid w:val="00402A3A"/>
    <w:rsid w:val="00402BB9"/>
    <w:rsid w:val="00402D85"/>
    <w:rsid w:val="004030EE"/>
    <w:rsid w:val="004036B0"/>
    <w:rsid w:val="0040398E"/>
    <w:rsid w:val="00403FFE"/>
    <w:rsid w:val="00404570"/>
    <w:rsid w:val="004046D3"/>
    <w:rsid w:val="0040513F"/>
    <w:rsid w:val="00405349"/>
    <w:rsid w:val="00405A1D"/>
    <w:rsid w:val="00405ADE"/>
    <w:rsid w:val="004066BD"/>
    <w:rsid w:val="00406BFF"/>
    <w:rsid w:val="00406D7F"/>
    <w:rsid w:val="00406F39"/>
    <w:rsid w:val="0040701D"/>
    <w:rsid w:val="00407927"/>
    <w:rsid w:val="004104FC"/>
    <w:rsid w:val="004109B4"/>
    <w:rsid w:val="00411216"/>
    <w:rsid w:val="004114F3"/>
    <w:rsid w:val="00411520"/>
    <w:rsid w:val="00411B50"/>
    <w:rsid w:val="00412007"/>
    <w:rsid w:val="00412024"/>
    <w:rsid w:val="0041241B"/>
    <w:rsid w:val="004127D1"/>
    <w:rsid w:val="004129CA"/>
    <w:rsid w:val="00412F1C"/>
    <w:rsid w:val="00413582"/>
    <w:rsid w:val="0041472B"/>
    <w:rsid w:val="00414ED7"/>
    <w:rsid w:val="0041567E"/>
    <w:rsid w:val="00415E4D"/>
    <w:rsid w:val="00415E5C"/>
    <w:rsid w:val="0041733D"/>
    <w:rsid w:val="00417706"/>
    <w:rsid w:val="0041789F"/>
    <w:rsid w:val="00417FEC"/>
    <w:rsid w:val="0042042F"/>
    <w:rsid w:val="004205CF"/>
    <w:rsid w:val="0042061D"/>
    <w:rsid w:val="00420830"/>
    <w:rsid w:val="00420855"/>
    <w:rsid w:val="00420E31"/>
    <w:rsid w:val="00420EFC"/>
    <w:rsid w:val="004210FB"/>
    <w:rsid w:val="004217E2"/>
    <w:rsid w:val="0042214A"/>
    <w:rsid w:val="00422510"/>
    <w:rsid w:val="0042273E"/>
    <w:rsid w:val="00422F55"/>
    <w:rsid w:val="00423174"/>
    <w:rsid w:val="004232F2"/>
    <w:rsid w:val="004235CA"/>
    <w:rsid w:val="004236FD"/>
    <w:rsid w:val="0042389E"/>
    <w:rsid w:val="00423952"/>
    <w:rsid w:val="00423AA4"/>
    <w:rsid w:val="004241AC"/>
    <w:rsid w:val="00424306"/>
    <w:rsid w:val="004244A4"/>
    <w:rsid w:val="00425685"/>
    <w:rsid w:val="004259E6"/>
    <w:rsid w:val="00425B75"/>
    <w:rsid w:val="00425FD0"/>
    <w:rsid w:val="004265B3"/>
    <w:rsid w:val="004268D3"/>
    <w:rsid w:val="00426AC7"/>
    <w:rsid w:val="004271E2"/>
    <w:rsid w:val="00427834"/>
    <w:rsid w:val="004278D9"/>
    <w:rsid w:val="00427A4B"/>
    <w:rsid w:val="00427E9E"/>
    <w:rsid w:val="004300CE"/>
    <w:rsid w:val="004308B9"/>
    <w:rsid w:val="004311B0"/>
    <w:rsid w:val="004311D1"/>
    <w:rsid w:val="004314E2"/>
    <w:rsid w:val="00431648"/>
    <w:rsid w:val="004318A4"/>
    <w:rsid w:val="00431EE1"/>
    <w:rsid w:val="00431EEA"/>
    <w:rsid w:val="00432067"/>
    <w:rsid w:val="00432943"/>
    <w:rsid w:val="00432DB9"/>
    <w:rsid w:val="00432F68"/>
    <w:rsid w:val="00433C3A"/>
    <w:rsid w:val="004342FD"/>
    <w:rsid w:val="00434A76"/>
    <w:rsid w:val="004350B8"/>
    <w:rsid w:val="0043527C"/>
    <w:rsid w:val="00435303"/>
    <w:rsid w:val="0043579C"/>
    <w:rsid w:val="004362E3"/>
    <w:rsid w:val="00436C40"/>
    <w:rsid w:val="00437190"/>
    <w:rsid w:val="004371A2"/>
    <w:rsid w:val="00437218"/>
    <w:rsid w:val="0043741C"/>
    <w:rsid w:val="0044023D"/>
    <w:rsid w:val="004402CD"/>
    <w:rsid w:val="00440619"/>
    <w:rsid w:val="004408E1"/>
    <w:rsid w:val="00440D85"/>
    <w:rsid w:val="004410C5"/>
    <w:rsid w:val="0044179D"/>
    <w:rsid w:val="00441F1D"/>
    <w:rsid w:val="0044239B"/>
    <w:rsid w:val="004430B3"/>
    <w:rsid w:val="004430C1"/>
    <w:rsid w:val="00443482"/>
    <w:rsid w:val="0044402C"/>
    <w:rsid w:val="00444147"/>
    <w:rsid w:val="0044487A"/>
    <w:rsid w:val="00444AEC"/>
    <w:rsid w:val="004451F6"/>
    <w:rsid w:val="0044525A"/>
    <w:rsid w:val="004455D8"/>
    <w:rsid w:val="004458A9"/>
    <w:rsid w:val="004458F0"/>
    <w:rsid w:val="004460EC"/>
    <w:rsid w:val="0044611B"/>
    <w:rsid w:val="0044624C"/>
    <w:rsid w:val="00446CC1"/>
    <w:rsid w:val="004477D4"/>
    <w:rsid w:val="00447A94"/>
    <w:rsid w:val="00447BD6"/>
    <w:rsid w:val="00447C50"/>
    <w:rsid w:val="00447E3B"/>
    <w:rsid w:val="00450131"/>
    <w:rsid w:val="00450F6A"/>
    <w:rsid w:val="00450FFE"/>
    <w:rsid w:val="00451464"/>
    <w:rsid w:val="004519AB"/>
    <w:rsid w:val="00451C25"/>
    <w:rsid w:val="00451C37"/>
    <w:rsid w:val="00451DE6"/>
    <w:rsid w:val="00451E3F"/>
    <w:rsid w:val="00451E69"/>
    <w:rsid w:val="00452A48"/>
    <w:rsid w:val="00452AB5"/>
    <w:rsid w:val="00452F01"/>
    <w:rsid w:val="00454411"/>
    <w:rsid w:val="00454917"/>
    <w:rsid w:val="00454CDF"/>
    <w:rsid w:val="00454D71"/>
    <w:rsid w:val="00454E3D"/>
    <w:rsid w:val="00454F46"/>
    <w:rsid w:val="0045559F"/>
    <w:rsid w:val="00455B6B"/>
    <w:rsid w:val="004567D3"/>
    <w:rsid w:val="0045696B"/>
    <w:rsid w:val="00460068"/>
    <w:rsid w:val="004608C2"/>
    <w:rsid w:val="00460949"/>
    <w:rsid w:val="00460B47"/>
    <w:rsid w:val="00460B50"/>
    <w:rsid w:val="00463694"/>
    <w:rsid w:val="00463B55"/>
    <w:rsid w:val="004641B1"/>
    <w:rsid w:val="004643B2"/>
    <w:rsid w:val="004645A0"/>
    <w:rsid w:val="00464887"/>
    <w:rsid w:val="00464BA4"/>
    <w:rsid w:val="0046530F"/>
    <w:rsid w:val="004653A3"/>
    <w:rsid w:val="00465601"/>
    <w:rsid w:val="004659E4"/>
    <w:rsid w:val="00466292"/>
    <w:rsid w:val="0046734C"/>
    <w:rsid w:val="00467F60"/>
    <w:rsid w:val="00470004"/>
    <w:rsid w:val="004701B1"/>
    <w:rsid w:val="004701BC"/>
    <w:rsid w:val="00470351"/>
    <w:rsid w:val="00470364"/>
    <w:rsid w:val="00470FEA"/>
    <w:rsid w:val="00471B76"/>
    <w:rsid w:val="00471C46"/>
    <w:rsid w:val="004727AC"/>
    <w:rsid w:val="00472B74"/>
    <w:rsid w:val="00472E38"/>
    <w:rsid w:val="00472E9F"/>
    <w:rsid w:val="004734CD"/>
    <w:rsid w:val="004736AA"/>
    <w:rsid w:val="00473B51"/>
    <w:rsid w:val="00473E01"/>
    <w:rsid w:val="00474F8B"/>
    <w:rsid w:val="0047503D"/>
    <w:rsid w:val="0047512E"/>
    <w:rsid w:val="004753A4"/>
    <w:rsid w:val="00475523"/>
    <w:rsid w:val="00475A48"/>
    <w:rsid w:val="00475AAE"/>
    <w:rsid w:val="00475C0F"/>
    <w:rsid w:val="00475D2D"/>
    <w:rsid w:val="00475E28"/>
    <w:rsid w:val="00476212"/>
    <w:rsid w:val="004767E8"/>
    <w:rsid w:val="00476862"/>
    <w:rsid w:val="0047686B"/>
    <w:rsid w:val="00477F7E"/>
    <w:rsid w:val="00480594"/>
    <w:rsid w:val="0048067C"/>
    <w:rsid w:val="00480C08"/>
    <w:rsid w:val="0048280F"/>
    <w:rsid w:val="0048302C"/>
    <w:rsid w:val="004830BF"/>
    <w:rsid w:val="00483F5D"/>
    <w:rsid w:val="00483FD9"/>
    <w:rsid w:val="0048412F"/>
    <w:rsid w:val="004847BD"/>
    <w:rsid w:val="00484AAE"/>
    <w:rsid w:val="00485410"/>
    <w:rsid w:val="0048563D"/>
    <w:rsid w:val="00485857"/>
    <w:rsid w:val="00485A9A"/>
    <w:rsid w:val="00486603"/>
    <w:rsid w:val="00486B95"/>
    <w:rsid w:val="00486B9A"/>
    <w:rsid w:val="004872C4"/>
    <w:rsid w:val="004874BE"/>
    <w:rsid w:val="004876D1"/>
    <w:rsid w:val="00487C30"/>
    <w:rsid w:val="00490106"/>
    <w:rsid w:val="004904D8"/>
    <w:rsid w:val="00490829"/>
    <w:rsid w:val="00490A9F"/>
    <w:rsid w:val="00490FD3"/>
    <w:rsid w:val="0049100F"/>
    <w:rsid w:val="0049125C"/>
    <w:rsid w:val="004914EC"/>
    <w:rsid w:val="00491994"/>
    <w:rsid w:val="00491A5B"/>
    <w:rsid w:val="00491F76"/>
    <w:rsid w:val="0049329C"/>
    <w:rsid w:val="004938AC"/>
    <w:rsid w:val="004938CB"/>
    <w:rsid w:val="00493BF1"/>
    <w:rsid w:val="00493D87"/>
    <w:rsid w:val="00493DA4"/>
    <w:rsid w:val="00495526"/>
    <w:rsid w:val="00495AC4"/>
    <w:rsid w:val="004964AC"/>
    <w:rsid w:val="00496C8E"/>
    <w:rsid w:val="0049701E"/>
    <w:rsid w:val="004972B5"/>
    <w:rsid w:val="00497883"/>
    <w:rsid w:val="004978BE"/>
    <w:rsid w:val="00497EF1"/>
    <w:rsid w:val="004A06B2"/>
    <w:rsid w:val="004A0E0F"/>
    <w:rsid w:val="004A1C85"/>
    <w:rsid w:val="004A1CA5"/>
    <w:rsid w:val="004A2B88"/>
    <w:rsid w:val="004A2C17"/>
    <w:rsid w:val="004A2D7B"/>
    <w:rsid w:val="004A2DC9"/>
    <w:rsid w:val="004A36C4"/>
    <w:rsid w:val="004A3BFA"/>
    <w:rsid w:val="004A3F48"/>
    <w:rsid w:val="004A45D1"/>
    <w:rsid w:val="004A48C4"/>
    <w:rsid w:val="004A4B59"/>
    <w:rsid w:val="004A5186"/>
    <w:rsid w:val="004A6855"/>
    <w:rsid w:val="004A692C"/>
    <w:rsid w:val="004A69BC"/>
    <w:rsid w:val="004A6B4C"/>
    <w:rsid w:val="004A6C36"/>
    <w:rsid w:val="004A6E63"/>
    <w:rsid w:val="004A7154"/>
    <w:rsid w:val="004A74FF"/>
    <w:rsid w:val="004A7CFF"/>
    <w:rsid w:val="004B00FD"/>
    <w:rsid w:val="004B044C"/>
    <w:rsid w:val="004B0736"/>
    <w:rsid w:val="004B0776"/>
    <w:rsid w:val="004B0C7D"/>
    <w:rsid w:val="004B12F5"/>
    <w:rsid w:val="004B16C9"/>
    <w:rsid w:val="004B2304"/>
    <w:rsid w:val="004B2357"/>
    <w:rsid w:val="004B259B"/>
    <w:rsid w:val="004B2733"/>
    <w:rsid w:val="004B2788"/>
    <w:rsid w:val="004B3BDA"/>
    <w:rsid w:val="004B410C"/>
    <w:rsid w:val="004B4892"/>
    <w:rsid w:val="004B4AD1"/>
    <w:rsid w:val="004B536B"/>
    <w:rsid w:val="004B564A"/>
    <w:rsid w:val="004B5F5F"/>
    <w:rsid w:val="004B666E"/>
    <w:rsid w:val="004B6BE3"/>
    <w:rsid w:val="004B6F1F"/>
    <w:rsid w:val="004B7122"/>
    <w:rsid w:val="004B71CF"/>
    <w:rsid w:val="004B78C3"/>
    <w:rsid w:val="004B78D0"/>
    <w:rsid w:val="004B7D02"/>
    <w:rsid w:val="004C04B0"/>
    <w:rsid w:val="004C085B"/>
    <w:rsid w:val="004C08CA"/>
    <w:rsid w:val="004C1255"/>
    <w:rsid w:val="004C12E9"/>
    <w:rsid w:val="004C14F5"/>
    <w:rsid w:val="004C1AD4"/>
    <w:rsid w:val="004C1C3E"/>
    <w:rsid w:val="004C227F"/>
    <w:rsid w:val="004C23FD"/>
    <w:rsid w:val="004C295D"/>
    <w:rsid w:val="004C2CF3"/>
    <w:rsid w:val="004C3233"/>
    <w:rsid w:val="004C35B2"/>
    <w:rsid w:val="004C378D"/>
    <w:rsid w:val="004C3AF9"/>
    <w:rsid w:val="004C3BC5"/>
    <w:rsid w:val="004C49F1"/>
    <w:rsid w:val="004C4C0A"/>
    <w:rsid w:val="004C53BB"/>
    <w:rsid w:val="004C5415"/>
    <w:rsid w:val="004C592D"/>
    <w:rsid w:val="004C5C5F"/>
    <w:rsid w:val="004C616B"/>
    <w:rsid w:val="004C6506"/>
    <w:rsid w:val="004C6861"/>
    <w:rsid w:val="004C6E7F"/>
    <w:rsid w:val="004C6FB7"/>
    <w:rsid w:val="004C717C"/>
    <w:rsid w:val="004C7197"/>
    <w:rsid w:val="004C75C8"/>
    <w:rsid w:val="004C78E7"/>
    <w:rsid w:val="004C7A44"/>
    <w:rsid w:val="004D0005"/>
    <w:rsid w:val="004D0047"/>
    <w:rsid w:val="004D0EEB"/>
    <w:rsid w:val="004D13F3"/>
    <w:rsid w:val="004D196E"/>
    <w:rsid w:val="004D1E2D"/>
    <w:rsid w:val="004D287E"/>
    <w:rsid w:val="004D2F09"/>
    <w:rsid w:val="004D2FB0"/>
    <w:rsid w:val="004D2FF6"/>
    <w:rsid w:val="004D35A6"/>
    <w:rsid w:val="004D360A"/>
    <w:rsid w:val="004D39FF"/>
    <w:rsid w:val="004D4AC4"/>
    <w:rsid w:val="004D4E52"/>
    <w:rsid w:val="004D503D"/>
    <w:rsid w:val="004D52F8"/>
    <w:rsid w:val="004D5A38"/>
    <w:rsid w:val="004D5BD5"/>
    <w:rsid w:val="004D5D10"/>
    <w:rsid w:val="004D5E7E"/>
    <w:rsid w:val="004D5FA3"/>
    <w:rsid w:val="004D616D"/>
    <w:rsid w:val="004D6543"/>
    <w:rsid w:val="004D67C2"/>
    <w:rsid w:val="004D6BF4"/>
    <w:rsid w:val="004D734B"/>
    <w:rsid w:val="004E009A"/>
    <w:rsid w:val="004E012E"/>
    <w:rsid w:val="004E0667"/>
    <w:rsid w:val="004E06C0"/>
    <w:rsid w:val="004E0877"/>
    <w:rsid w:val="004E087E"/>
    <w:rsid w:val="004E0A90"/>
    <w:rsid w:val="004E0AAC"/>
    <w:rsid w:val="004E14D7"/>
    <w:rsid w:val="004E2AA1"/>
    <w:rsid w:val="004E2AFD"/>
    <w:rsid w:val="004E2F79"/>
    <w:rsid w:val="004E3242"/>
    <w:rsid w:val="004E3397"/>
    <w:rsid w:val="004E37E2"/>
    <w:rsid w:val="004E5199"/>
    <w:rsid w:val="004E5979"/>
    <w:rsid w:val="004E5C28"/>
    <w:rsid w:val="004E6237"/>
    <w:rsid w:val="004E6243"/>
    <w:rsid w:val="004E6307"/>
    <w:rsid w:val="004E6375"/>
    <w:rsid w:val="004E6474"/>
    <w:rsid w:val="004E681F"/>
    <w:rsid w:val="004E6873"/>
    <w:rsid w:val="004E6BFD"/>
    <w:rsid w:val="004E71F5"/>
    <w:rsid w:val="004E7245"/>
    <w:rsid w:val="004E7354"/>
    <w:rsid w:val="004E7948"/>
    <w:rsid w:val="004E7DBF"/>
    <w:rsid w:val="004E7FE9"/>
    <w:rsid w:val="004F0602"/>
    <w:rsid w:val="004F065C"/>
    <w:rsid w:val="004F07E2"/>
    <w:rsid w:val="004F09A3"/>
    <w:rsid w:val="004F09D4"/>
    <w:rsid w:val="004F0E33"/>
    <w:rsid w:val="004F12E4"/>
    <w:rsid w:val="004F1A51"/>
    <w:rsid w:val="004F2F17"/>
    <w:rsid w:val="004F3B8A"/>
    <w:rsid w:val="004F41E9"/>
    <w:rsid w:val="004F5715"/>
    <w:rsid w:val="004F5DB0"/>
    <w:rsid w:val="004F5DCC"/>
    <w:rsid w:val="004F5F25"/>
    <w:rsid w:val="004F6290"/>
    <w:rsid w:val="004F664E"/>
    <w:rsid w:val="004F6A92"/>
    <w:rsid w:val="004F6BC4"/>
    <w:rsid w:val="004F705D"/>
    <w:rsid w:val="004F70AB"/>
    <w:rsid w:val="004F713C"/>
    <w:rsid w:val="004F7671"/>
    <w:rsid w:val="004F7A50"/>
    <w:rsid w:val="004F7D04"/>
    <w:rsid w:val="0050033E"/>
    <w:rsid w:val="0050068E"/>
    <w:rsid w:val="005007B4"/>
    <w:rsid w:val="00501278"/>
    <w:rsid w:val="00501774"/>
    <w:rsid w:val="00501A51"/>
    <w:rsid w:val="00501F32"/>
    <w:rsid w:val="00502122"/>
    <w:rsid w:val="00502E59"/>
    <w:rsid w:val="00503112"/>
    <w:rsid w:val="00503134"/>
    <w:rsid w:val="005032F8"/>
    <w:rsid w:val="005033F5"/>
    <w:rsid w:val="00503AA0"/>
    <w:rsid w:val="005041AE"/>
    <w:rsid w:val="00504354"/>
    <w:rsid w:val="00504D1F"/>
    <w:rsid w:val="00504D89"/>
    <w:rsid w:val="00504E69"/>
    <w:rsid w:val="00505167"/>
    <w:rsid w:val="00505F41"/>
    <w:rsid w:val="005075C1"/>
    <w:rsid w:val="00507620"/>
    <w:rsid w:val="005102F2"/>
    <w:rsid w:val="0051043E"/>
    <w:rsid w:val="005105D8"/>
    <w:rsid w:val="00510746"/>
    <w:rsid w:val="005107ED"/>
    <w:rsid w:val="00510BF8"/>
    <w:rsid w:val="00511C91"/>
    <w:rsid w:val="0051335A"/>
    <w:rsid w:val="0051381F"/>
    <w:rsid w:val="00513C23"/>
    <w:rsid w:val="00513C92"/>
    <w:rsid w:val="0051403B"/>
    <w:rsid w:val="00514A4F"/>
    <w:rsid w:val="0051505F"/>
    <w:rsid w:val="005152EC"/>
    <w:rsid w:val="00515403"/>
    <w:rsid w:val="005156CB"/>
    <w:rsid w:val="00515770"/>
    <w:rsid w:val="00515C96"/>
    <w:rsid w:val="00515EA3"/>
    <w:rsid w:val="00515FD2"/>
    <w:rsid w:val="00516189"/>
    <w:rsid w:val="005164F6"/>
    <w:rsid w:val="00516604"/>
    <w:rsid w:val="00516A9A"/>
    <w:rsid w:val="00516C18"/>
    <w:rsid w:val="00516D0A"/>
    <w:rsid w:val="005179E9"/>
    <w:rsid w:val="00520129"/>
    <w:rsid w:val="005204AA"/>
    <w:rsid w:val="00520552"/>
    <w:rsid w:val="005213DC"/>
    <w:rsid w:val="00521572"/>
    <w:rsid w:val="00521750"/>
    <w:rsid w:val="00521D2A"/>
    <w:rsid w:val="00521DBB"/>
    <w:rsid w:val="00521E7B"/>
    <w:rsid w:val="00521ECC"/>
    <w:rsid w:val="0052269B"/>
    <w:rsid w:val="00522936"/>
    <w:rsid w:val="0052334E"/>
    <w:rsid w:val="00523438"/>
    <w:rsid w:val="00524592"/>
    <w:rsid w:val="00525E4C"/>
    <w:rsid w:val="0052615C"/>
    <w:rsid w:val="00527CF9"/>
    <w:rsid w:val="0053003D"/>
    <w:rsid w:val="00530118"/>
    <w:rsid w:val="005302FB"/>
    <w:rsid w:val="005303B4"/>
    <w:rsid w:val="00530E42"/>
    <w:rsid w:val="005311F5"/>
    <w:rsid w:val="005314F2"/>
    <w:rsid w:val="005315CA"/>
    <w:rsid w:val="00531A52"/>
    <w:rsid w:val="0053243A"/>
    <w:rsid w:val="00532F74"/>
    <w:rsid w:val="005330E9"/>
    <w:rsid w:val="005334E4"/>
    <w:rsid w:val="00533F3A"/>
    <w:rsid w:val="0053407A"/>
    <w:rsid w:val="00534152"/>
    <w:rsid w:val="00534FE3"/>
    <w:rsid w:val="0053507B"/>
    <w:rsid w:val="00535288"/>
    <w:rsid w:val="00535D1C"/>
    <w:rsid w:val="00536BC4"/>
    <w:rsid w:val="005373FB"/>
    <w:rsid w:val="00537C43"/>
    <w:rsid w:val="0054000E"/>
    <w:rsid w:val="00540B5E"/>
    <w:rsid w:val="005410E9"/>
    <w:rsid w:val="00541445"/>
    <w:rsid w:val="00541EDB"/>
    <w:rsid w:val="0054222C"/>
    <w:rsid w:val="005434C3"/>
    <w:rsid w:val="005436D5"/>
    <w:rsid w:val="005436ED"/>
    <w:rsid w:val="00543F40"/>
    <w:rsid w:val="005444A6"/>
    <w:rsid w:val="005446CE"/>
    <w:rsid w:val="00544889"/>
    <w:rsid w:val="0054491A"/>
    <w:rsid w:val="00544A47"/>
    <w:rsid w:val="00544C87"/>
    <w:rsid w:val="00545430"/>
    <w:rsid w:val="00545AA7"/>
    <w:rsid w:val="00545C14"/>
    <w:rsid w:val="00545D16"/>
    <w:rsid w:val="00545EA4"/>
    <w:rsid w:val="00545EAF"/>
    <w:rsid w:val="00546B9B"/>
    <w:rsid w:val="00546E0F"/>
    <w:rsid w:val="00547332"/>
    <w:rsid w:val="005476E7"/>
    <w:rsid w:val="00547754"/>
    <w:rsid w:val="005479EB"/>
    <w:rsid w:val="00547A96"/>
    <w:rsid w:val="00547B46"/>
    <w:rsid w:val="00547BD9"/>
    <w:rsid w:val="00547F33"/>
    <w:rsid w:val="00550109"/>
    <w:rsid w:val="0055064F"/>
    <w:rsid w:val="00550AA8"/>
    <w:rsid w:val="00550B0E"/>
    <w:rsid w:val="00550DEF"/>
    <w:rsid w:val="005512C4"/>
    <w:rsid w:val="00551413"/>
    <w:rsid w:val="00551965"/>
    <w:rsid w:val="00551DEC"/>
    <w:rsid w:val="00551FEF"/>
    <w:rsid w:val="0055205B"/>
    <w:rsid w:val="005527B0"/>
    <w:rsid w:val="00553240"/>
    <w:rsid w:val="00553285"/>
    <w:rsid w:val="00553348"/>
    <w:rsid w:val="00553394"/>
    <w:rsid w:val="00553D7C"/>
    <w:rsid w:val="00554787"/>
    <w:rsid w:val="00555188"/>
    <w:rsid w:val="005556BD"/>
    <w:rsid w:val="00555FEF"/>
    <w:rsid w:val="0055656B"/>
    <w:rsid w:val="0055666A"/>
    <w:rsid w:val="00556798"/>
    <w:rsid w:val="0055684C"/>
    <w:rsid w:val="00556A43"/>
    <w:rsid w:val="0055741B"/>
    <w:rsid w:val="005576BE"/>
    <w:rsid w:val="00557877"/>
    <w:rsid w:val="00557F09"/>
    <w:rsid w:val="00557FB6"/>
    <w:rsid w:val="00560966"/>
    <w:rsid w:val="0056115C"/>
    <w:rsid w:val="0056166D"/>
    <w:rsid w:val="00561A97"/>
    <w:rsid w:val="00562237"/>
    <w:rsid w:val="00562B5E"/>
    <w:rsid w:val="00562D7E"/>
    <w:rsid w:val="005630AF"/>
    <w:rsid w:val="005633E1"/>
    <w:rsid w:val="00563881"/>
    <w:rsid w:val="005638FD"/>
    <w:rsid w:val="005642F2"/>
    <w:rsid w:val="0056459B"/>
    <w:rsid w:val="005646F8"/>
    <w:rsid w:val="00564C9F"/>
    <w:rsid w:val="005650BA"/>
    <w:rsid w:val="00565118"/>
    <w:rsid w:val="0056528F"/>
    <w:rsid w:val="005657F0"/>
    <w:rsid w:val="005658C1"/>
    <w:rsid w:val="00565912"/>
    <w:rsid w:val="00565CBE"/>
    <w:rsid w:val="00566064"/>
    <w:rsid w:val="005660C5"/>
    <w:rsid w:val="005666C4"/>
    <w:rsid w:val="00566CD8"/>
    <w:rsid w:val="00566DFB"/>
    <w:rsid w:val="0056786A"/>
    <w:rsid w:val="00567C8E"/>
    <w:rsid w:val="00567F31"/>
    <w:rsid w:val="00570582"/>
    <w:rsid w:val="00570825"/>
    <w:rsid w:val="00570C38"/>
    <w:rsid w:val="005712F1"/>
    <w:rsid w:val="005714C3"/>
    <w:rsid w:val="00571AD7"/>
    <w:rsid w:val="005725B8"/>
    <w:rsid w:val="00573CC1"/>
    <w:rsid w:val="005742F7"/>
    <w:rsid w:val="00574329"/>
    <w:rsid w:val="00574909"/>
    <w:rsid w:val="00574EE3"/>
    <w:rsid w:val="00574F97"/>
    <w:rsid w:val="0057537B"/>
    <w:rsid w:val="005755FE"/>
    <w:rsid w:val="005757AA"/>
    <w:rsid w:val="005759F6"/>
    <w:rsid w:val="00576403"/>
    <w:rsid w:val="00576427"/>
    <w:rsid w:val="005764EE"/>
    <w:rsid w:val="0057689D"/>
    <w:rsid w:val="005770E9"/>
    <w:rsid w:val="00577CF7"/>
    <w:rsid w:val="0058002C"/>
    <w:rsid w:val="00580E44"/>
    <w:rsid w:val="005811BF"/>
    <w:rsid w:val="00581291"/>
    <w:rsid w:val="005820AF"/>
    <w:rsid w:val="00582C56"/>
    <w:rsid w:val="00583046"/>
    <w:rsid w:val="005834D1"/>
    <w:rsid w:val="005836FF"/>
    <w:rsid w:val="005844BD"/>
    <w:rsid w:val="005849ED"/>
    <w:rsid w:val="00584EF1"/>
    <w:rsid w:val="005857AD"/>
    <w:rsid w:val="005858A1"/>
    <w:rsid w:val="005859B5"/>
    <w:rsid w:val="00585D38"/>
    <w:rsid w:val="0058629B"/>
    <w:rsid w:val="00587797"/>
    <w:rsid w:val="00587DCF"/>
    <w:rsid w:val="005900E1"/>
    <w:rsid w:val="0059126B"/>
    <w:rsid w:val="00591705"/>
    <w:rsid w:val="0059239E"/>
    <w:rsid w:val="005929EC"/>
    <w:rsid w:val="005930FF"/>
    <w:rsid w:val="00593160"/>
    <w:rsid w:val="005938C1"/>
    <w:rsid w:val="00593FA2"/>
    <w:rsid w:val="0059498B"/>
    <w:rsid w:val="00595953"/>
    <w:rsid w:val="00595B77"/>
    <w:rsid w:val="00595BA7"/>
    <w:rsid w:val="00595E2F"/>
    <w:rsid w:val="0059615A"/>
    <w:rsid w:val="005962C0"/>
    <w:rsid w:val="00596731"/>
    <w:rsid w:val="00596A16"/>
    <w:rsid w:val="00596B46"/>
    <w:rsid w:val="005979B3"/>
    <w:rsid w:val="00597B85"/>
    <w:rsid w:val="005A0171"/>
    <w:rsid w:val="005A04A8"/>
    <w:rsid w:val="005A2725"/>
    <w:rsid w:val="005A27CB"/>
    <w:rsid w:val="005A2A3E"/>
    <w:rsid w:val="005A3056"/>
    <w:rsid w:val="005A337A"/>
    <w:rsid w:val="005A36DE"/>
    <w:rsid w:val="005A3A49"/>
    <w:rsid w:val="005A466D"/>
    <w:rsid w:val="005A477C"/>
    <w:rsid w:val="005A50CD"/>
    <w:rsid w:val="005A52E3"/>
    <w:rsid w:val="005A5730"/>
    <w:rsid w:val="005A61F5"/>
    <w:rsid w:val="005A6FE7"/>
    <w:rsid w:val="005A77C4"/>
    <w:rsid w:val="005B09B4"/>
    <w:rsid w:val="005B0D25"/>
    <w:rsid w:val="005B1362"/>
    <w:rsid w:val="005B13B0"/>
    <w:rsid w:val="005B1437"/>
    <w:rsid w:val="005B16BF"/>
    <w:rsid w:val="005B1E82"/>
    <w:rsid w:val="005B2287"/>
    <w:rsid w:val="005B24EF"/>
    <w:rsid w:val="005B2BA4"/>
    <w:rsid w:val="005B2F08"/>
    <w:rsid w:val="005B31F7"/>
    <w:rsid w:val="005B337E"/>
    <w:rsid w:val="005B3A5C"/>
    <w:rsid w:val="005B3FD1"/>
    <w:rsid w:val="005B41FB"/>
    <w:rsid w:val="005B4F55"/>
    <w:rsid w:val="005B53C5"/>
    <w:rsid w:val="005B5484"/>
    <w:rsid w:val="005B687D"/>
    <w:rsid w:val="005B6CEC"/>
    <w:rsid w:val="005B75FE"/>
    <w:rsid w:val="005B76F2"/>
    <w:rsid w:val="005B7E5A"/>
    <w:rsid w:val="005B7E82"/>
    <w:rsid w:val="005C05F1"/>
    <w:rsid w:val="005C0732"/>
    <w:rsid w:val="005C0A0E"/>
    <w:rsid w:val="005C0BDB"/>
    <w:rsid w:val="005C0E92"/>
    <w:rsid w:val="005C1525"/>
    <w:rsid w:val="005C1901"/>
    <w:rsid w:val="005C1F81"/>
    <w:rsid w:val="005C2B52"/>
    <w:rsid w:val="005C34F9"/>
    <w:rsid w:val="005C35F5"/>
    <w:rsid w:val="005C37AA"/>
    <w:rsid w:val="005C4069"/>
    <w:rsid w:val="005C4253"/>
    <w:rsid w:val="005C4277"/>
    <w:rsid w:val="005C4F86"/>
    <w:rsid w:val="005C511E"/>
    <w:rsid w:val="005C555E"/>
    <w:rsid w:val="005C59D1"/>
    <w:rsid w:val="005C5BDA"/>
    <w:rsid w:val="005C5EC8"/>
    <w:rsid w:val="005C610D"/>
    <w:rsid w:val="005C69E0"/>
    <w:rsid w:val="005C6DCA"/>
    <w:rsid w:val="005C79D1"/>
    <w:rsid w:val="005C7B83"/>
    <w:rsid w:val="005D0369"/>
    <w:rsid w:val="005D0450"/>
    <w:rsid w:val="005D06F0"/>
    <w:rsid w:val="005D11BA"/>
    <w:rsid w:val="005D18AB"/>
    <w:rsid w:val="005D1AE3"/>
    <w:rsid w:val="005D2317"/>
    <w:rsid w:val="005D24A3"/>
    <w:rsid w:val="005D26B8"/>
    <w:rsid w:val="005D299D"/>
    <w:rsid w:val="005D2A06"/>
    <w:rsid w:val="005D2AD9"/>
    <w:rsid w:val="005D2DE5"/>
    <w:rsid w:val="005D3385"/>
    <w:rsid w:val="005D3579"/>
    <w:rsid w:val="005D37DF"/>
    <w:rsid w:val="005D38D9"/>
    <w:rsid w:val="005D3E96"/>
    <w:rsid w:val="005D4086"/>
    <w:rsid w:val="005D41FE"/>
    <w:rsid w:val="005D4988"/>
    <w:rsid w:val="005D4B76"/>
    <w:rsid w:val="005D4E35"/>
    <w:rsid w:val="005D6079"/>
    <w:rsid w:val="005D661B"/>
    <w:rsid w:val="005D6EC8"/>
    <w:rsid w:val="005D7599"/>
    <w:rsid w:val="005D7878"/>
    <w:rsid w:val="005E0335"/>
    <w:rsid w:val="005E0581"/>
    <w:rsid w:val="005E09A8"/>
    <w:rsid w:val="005E1250"/>
    <w:rsid w:val="005E1467"/>
    <w:rsid w:val="005E19B7"/>
    <w:rsid w:val="005E1FC3"/>
    <w:rsid w:val="005E1FC6"/>
    <w:rsid w:val="005E2B87"/>
    <w:rsid w:val="005E4055"/>
    <w:rsid w:val="005E42E9"/>
    <w:rsid w:val="005E4546"/>
    <w:rsid w:val="005E476A"/>
    <w:rsid w:val="005E48F3"/>
    <w:rsid w:val="005E4EBF"/>
    <w:rsid w:val="005E5326"/>
    <w:rsid w:val="005E59EF"/>
    <w:rsid w:val="005E5F41"/>
    <w:rsid w:val="005E6651"/>
    <w:rsid w:val="005E671E"/>
    <w:rsid w:val="005E6764"/>
    <w:rsid w:val="005E683B"/>
    <w:rsid w:val="005E6CBE"/>
    <w:rsid w:val="005E6E89"/>
    <w:rsid w:val="005E7117"/>
    <w:rsid w:val="005E722A"/>
    <w:rsid w:val="005E7BC2"/>
    <w:rsid w:val="005E7DBA"/>
    <w:rsid w:val="005F0349"/>
    <w:rsid w:val="005F09EB"/>
    <w:rsid w:val="005F0A17"/>
    <w:rsid w:val="005F0ABC"/>
    <w:rsid w:val="005F0C0B"/>
    <w:rsid w:val="005F1237"/>
    <w:rsid w:val="005F168D"/>
    <w:rsid w:val="005F187F"/>
    <w:rsid w:val="005F1D92"/>
    <w:rsid w:val="005F23E0"/>
    <w:rsid w:val="005F25C8"/>
    <w:rsid w:val="005F290C"/>
    <w:rsid w:val="005F2AC0"/>
    <w:rsid w:val="005F3130"/>
    <w:rsid w:val="005F3365"/>
    <w:rsid w:val="005F33DE"/>
    <w:rsid w:val="005F3B7B"/>
    <w:rsid w:val="005F3DBD"/>
    <w:rsid w:val="005F3FB4"/>
    <w:rsid w:val="005F42FF"/>
    <w:rsid w:val="005F44AD"/>
    <w:rsid w:val="005F462B"/>
    <w:rsid w:val="005F46E7"/>
    <w:rsid w:val="005F4A7B"/>
    <w:rsid w:val="005F511B"/>
    <w:rsid w:val="005F5C8D"/>
    <w:rsid w:val="005F5F51"/>
    <w:rsid w:val="005F63A5"/>
    <w:rsid w:val="005F64EF"/>
    <w:rsid w:val="005F689F"/>
    <w:rsid w:val="005F73B0"/>
    <w:rsid w:val="005F750F"/>
    <w:rsid w:val="00600168"/>
    <w:rsid w:val="00600768"/>
    <w:rsid w:val="006017C0"/>
    <w:rsid w:val="00601A3F"/>
    <w:rsid w:val="00601F31"/>
    <w:rsid w:val="006027AE"/>
    <w:rsid w:val="00602C53"/>
    <w:rsid w:val="00603722"/>
    <w:rsid w:val="0060406D"/>
    <w:rsid w:val="00604759"/>
    <w:rsid w:val="006048A2"/>
    <w:rsid w:val="0060493B"/>
    <w:rsid w:val="00604A94"/>
    <w:rsid w:val="00604BC4"/>
    <w:rsid w:val="00605002"/>
    <w:rsid w:val="0060508A"/>
    <w:rsid w:val="006050A4"/>
    <w:rsid w:val="00605AB6"/>
    <w:rsid w:val="00605BF9"/>
    <w:rsid w:val="00605DC0"/>
    <w:rsid w:val="006062D2"/>
    <w:rsid w:val="00606434"/>
    <w:rsid w:val="00606A1B"/>
    <w:rsid w:val="006073D2"/>
    <w:rsid w:val="0060741E"/>
    <w:rsid w:val="00607666"/>
    <w:rsid w:val="00607D68"/>
    <w:rsid w:val="006101D7"/>
    <w:rsid w:val="00610289"/>
    <w:rsid w:val="00610CDF"/>
    <w:rsid w:val="00610E61"/>
    <w:rsid w:val="00611085"/>
    <w:rsid w:val="0061199B"/>
    <w:rsid w:val="00611B1C"/>
    <w:rsid w:val="006125F6"/>
    <w:rsid w:val="00612DEB"/>
    <w:rsid w:val="00612EAC"/>
    <w:rsid w:val="006135D5"/>
    <w:rsid w:val="0061375A"/>
    <w:rsid w:val="00613841"/>
    <w:rsid w:val="00613961"/>
    <w:rsid w:val="00613970"/>
    <w:rsid w:val="00613CBF"/>
    <w:rsid w:val="00613D10"/>
    <w:rsid w:val="00613D82"/>
    <w:rsid w:val="00613EE8"/>
    <w:rsid w:val="00613EFD"/>
    <w:rsid w:val="00614040"/>
    <w:rsid w:val="0061445C"/>
    <w:rsid w:val="006148A2"/>
    <w:rsid w:val="006149BB"/>
    <w:rsid w:val="006149F2"/>
    <w:rsid w:val="00614AED"/>
    <w:rsid w:val="00614DF5"/>
    <w:rsid w:val="006150A2"/>
    <w:rsid w:val="00615155"/>
    <w:rsid w:val="006157F6"/>
    <w:rsid w:val="00615803"/>
    <w:rsid w:val="00615A1A"/>
    <w:rsid w:val="00615B3F"/>
    <w:rsid w:val="00615F36"/>
    <w:rsid w:val="00616C74"/>
    <w:rsid w:val="006171C2"/>
    <w:rsid w:val="006171F2"/>
    <w:rsid w:val="00617286"/>
    <w:rsid w:val="00617531"/>
    <w:rsid w:val="0062049B"/>
    <w:rsid w:val="006205EC"/>
    <w:rsid w:val="00620AF7"/>
    <w:rsid w:val="00620FAA"/>
    <w:rsid w:val="00620FD7"/>
    <w:rsid w:val="0062159D"/>
    <w:rsid w:val="00621872"/>
    <w:rsid w:val="00621939"/>
    <w:rsid w:val="00621E7B"/>
    <w:rsid w:val="00621EA0"/>
    <w:rsid w:val="00621EE3"/>
    <w:rsid w:val="006225DD"/>
    <w:rsid w:val="006228C7"/>
    <w:rsid w:val="006233AF"/>
    <w:rsid w:val="006234EE"/>
    <w:rsid w:val="00623AFB"/>
    <w:rsid w:val="0062402E"/>
    <w:rsid w:val="00624632"/>
    <w:rsid w:val="006246AF"/>
    <w:rsid w:val="006246C7"/>
    <w:rsid w:val="00624A3F"/>
    <w:rsid w:val="00624A9D"/>
    <w:rsid w:val="00625370"/>
    <w:rsid w:val="0062557F"/>
    <w:rsid w:val="00625D1E"/>
    <w:rsid w:val="00625E39"/>
    <w:rsid w:val="00626F17"/>
    <w:rsid w:val="00627447"/>
    <w:rsid w:val="0062759C"/>
    <w:rsid w:val="00627F8A"/>
    <w:rsid w:val="00630E4D"/>
    <w:rsid w:val="00630FB4"/>
    <w:rsid w:val="0063118C"/>
    <w:rsid w:val="0063142C"/>
    <w:rsid w:val="00631627"/>
    <w:rsid w:val="006316A8"/>
    <w:rsid w:val="00631AEE"/>
    <w:rsid w:val="00631AF0"/>
    <w:rsid w:val="00631CBA"/>
    <w:rsid w:val="006324A0"/>
    <w:rsid w:val="00632513"/>
    <w:rsid w:val="006332A6"/>
    <w:rsid w:val="006332EB"/>
    <w:rsid w:val="00633544"/>
    <w:rsid w:val="0063375D"/>
    <w:rsid w:val="00633F6B"/>
    <w:rsid w:val="0063456E"/>
    <w:rsid w:val="006345C7"/>
    <w:rsid w:val="00634D95"/>
    <w:rsid w:val="00634DC7"/>
    <w:rsid w:val="00634F78"/>
    <w:rsid w:val="006350E1"/>
    <w:rsid w:val="006358C0"/>
    <w:rsid w:val="00635B51"/>
    <w:rsid w:val="00635DA0"/>
    <w:rsid w:val="00635DAB"/>
    <w:rsid w:val="00635DE2"/>
    <w:rsid w:val="00636112"/>
    <w:rsid w:val="00636204"/>
    <w:rsid w:val="00636C61"/>
    <w:rsid w:val="00636D26"/>
    <w:rsid w:val="00637453"/>
    <w:rsid w:val="0063752E"/>
    <w:rsid w:val="006405AA"/>
    <w:rsid w:val="0064067B"/>
    <w:rsid w:val="00640EA1"/>
    <w:rsid w:val="00640EC0"/>
    <w:rsid w:val="00641A30"/>
    <w:rsid w:val="00641A8F"/>
    <w:rsid w:val="00641B74"/>
    <w:rsid w:val="00641B75"/>
    <w:rsid w:val="00641D9A"/>
    <w:rsid w:val="00641FE8"/>
    <w:rsid w:val="0064213E"/>
    <w:rsid w:val="00642546"/>
    <w:rsid w:val="006427E9"/>
    <w:rsid w:val="00642CD8"/>
    <w:rsid w:val="00642DCD"/>
    <w:rsid w:val="006432A4"/>
    <w:rsid w:val="0064392B"/>
    <w:rsid w:val="00643943"/>
    <w:rsid w:val="00643E96"/>
    <w:rsid w:val="00643FE8"/>
    <w:rsid w:val="00644065"/>
    <w:rsid w:val="0064416E"/>
    <w:rsid w:val="006441EB"/>
    <w:rsid w:val="00644673"/>
    <w:rsid w:val="00644721"/>
    <w:rsid w:val="00644E90"/>
    <w:rsid w:val="00645900"/>
    <w:rsid w:val="00645BC2"/>
    <w:rsid w:val="00645E58"/>
    <w:rsid w:val="00646D53"/>
    <w:rsid w:val="00646FE9"/>
    <w:rsid w:val="0064700E"/>
    <w:rsid w:val="00650888"/>
    <w:rsid w:val="00650CBA"/>
    <w:rsid w:val="0065143D"/>
    <w:rsid w:val="00651E79"/>
    <w:rsid w:val="00652BAC"/>
    <w:rsid w:val="00653357"/>
    <w:rsid w:val="00653670"/>
    <w:rsid w:val="0065367B"/>
    <w:rsid w:val="0065429E"/>
    <w:rsid w:val="006546DF"/>
    <w:rsid w:val="006549C8"/>
    <w:rsid w:val="00654E03"/>
    <w:rsid w:val="00655440"/>
    <w:rsid w:val="006554D3"/>
    <w:rsid w:val="00655D73"/>
    <w:rsid w:val="00655FBF"/>
    <w:rsid w:val="00656189"/>
    <w:rsid w:val="006567CC"/>
    <w:rsid w:val="00656913"/>
    <w:rsid w:val="00657681"/>
    <w:rsid w:val="006576E9"/>
    <w:rsid w:val="00660400"/>
    <w:rsid w:val="00660A76"/>
    <w:rsid w:val="00660CC0"/>
    <w:rsid w:val="00660F02"/>
    <w:rsid w:val="006618F1"/>
    <w:rsid w:val="00661BDC"/>
    <w:rsid w:val="00661C9B"/>
    <w:rsid w:val="00661DE5"/>
    <w:rsid w:val="00661E67"/>
    <w:rsid w:val="006631E4"/>
    <w:rsid w:val="006633AD"/>
    <w:rsid w:val="00663610"/>
    <w:rsid w:val="006638C8"/>
    <w:rsid w:val="00663AC4"/>
    <w:rsid w:val="00665643"/>
    <w:rsid w:val="006657DC"/>
    <w:rsid w:val="006659D5"/>
    <w:rsid w:val="00665D18"/>
    <w:rsid w:val="0066633A"/>
    <w:rsid w:val="00666422"/>
    <w:rsid w:val="00666A7E"/>
    <w:rsid w:val="00666E0A"/>
    <w:rsid w:val="00667165"/>
    <w:rsid w:val="006676F3"/>
    <w:rsid w:val="00667908"/>
    <w:rsid w:val="00667A16"/>
    <w:rsid w:val="0067006D"/>
    <w:rsid w:val="0067090C"/>
    <w:rsid w:val="00670EE4"/>
    <w:rsid w:val="00671212"/>
    <w:rsid w:val="00671BAD"/>
    <w:rsid w:val="0067284B"/>
    <w:rsid w:val="006728DD"/>
    <w:rsid w:val="00672E59"/>
    <w:rsid w:val="00673162"/>
    <w:rsid w:val="0067333E"/>
    <w:rsid w:val="0067346A"/>
    <w:rsid w:val="0067393B"/>
    <w:rsid w:val="00673F3F"/>
    <w:rsid w:val="00673FA8"/>
    <w:rsid w:val="00674649"/>
    <w:rsid w:val="00674FA2"/>
    <w:rsid w:val="00675AF1"/>
    <w:rsid w:val="00675C67"/>
    <w:rsid w:val="00675DD0"/>
    <w:rsid w:val="00676363"/>
    <w:rsid w:val="006765D0"/>
    <w:rsid w:val="0067683D"/>
    <w:rsid w:val="00676D1B"/>
    <w:rsid w:val="00677155"/>
    <w:rsid w:val="00677465"/>
    <w:rsid w:val="00677973"/>
    <w:rsid w:val="00680ABB"/>
    <w:rsid w:val="00681777"/>
    <w:rsid w:val="00681C88"/>
    <w:rsid w:val="006821E6"/>
    <w:rsid w:val="006822B0"/>
    <w:rsid w:val="00682374"/>
    <w:rsid w:val="00682901"/>
    <w:rsid w:val="00682C35"/>
    <w:rsid w:val="0068300A"/>
    <w:rsid w:val="00683514"/>
    <w:rsid w:val="00683A19"/>
    <w:rsid w:val="00683BE8"/>
    <w:rsid w:val="00683C61"/>
    <w:rsid w:val="00683D21"/>
    <w:rsid w:val="00683D5F"/>
    <w:rsid w:val="006842AB"/>
    <w:rsid w:val="00684627"/>
    <w:rsid w:val="006846A8"/>
    <w:rsid w:val="0068484C"/>
    <w:rsid w:val="00684F31"/>
    <w:rsid w:val="006850D2"/>
    <w:rsid w:val="00685393"/>
    <w:rsid w:val="006855DD"/>
    <w:rsid w:val="00685910"/>
    <w:rsid w:val="00686263"/>
    <w:rsid w:val="0068656A"/>
    <w:rsid w:val="006867CA"/>
    <w:rsid w:val="00686920"/>
    <w:rsid w:val="00687050"/>
    <w:rsid w:val="006871C7"/>
    <w:rsid w:val="00687609"/>
    <w:rsid w:val="00687782"/>
    <w:rsid w:val="006877DA"/>
    <w:rsid w:val="00687E2C"/>
    <w:rsid w:val="0069027B"/>
    <w:rsid w:val="00690506"/>
    <w:rsid w:val="006913EE"/>
    <w:rsid w:val="00691F3B"/>
    <w:rsid w:val="00692177"/>
    <w:rsid w:val="006921DC"/>
    <w:rsid w:val="00692651"/>
    <w:rsid w:val="006927BB"/>
    <w:rsid w:val="00692905"/>
    <w:rsid w:val="00692AD9"/>
    <w:rsid w:val="00693C31"/>
    <w:rsid w:val="00694742"/>
    <w:rsid w:val="00694785"/>
    <w:rsid w:val="00694A59"/>
    <w:rsid w:val="0069540E"/>
    <w:rsid w:val="00695466"/>
    <w:rsid w:val="00695B66"/>
    <w:rsid w:val="00696B1E"/>
    <w:rsid w:val="00696B69"/>
    <w:rsid w:val="00696E81"/>
    <w:rsid w:val="006976DA"/>
    <w:rsid w:val="0069772D"/>
    <w:rsid w:val="006A01F8"/>
    <w:rsid w:val="006A02A2"/>
    <w:rsid w:val="006A0E08"/>
    <w:rsid w:val="006A0EA9"/>
    <w:rsid w:val="006A1709"/>
    <w:rsid w:val="006A1B57"/>
    <w:rsid w:val="006A1BEF"/>
    <w:rsid w:val="006A214B"/>
    <w:rsid w:val="006A22CE"/>
    <w:rsid w:val="006A26C5"/>
    <w:rsid w:val="006A26D2"/>
    <w:rsid w:val="006A2751"/>
    <w:rsid w:val="006A2C06"/>
    <w:rsid w:val="006A337F"/>
    <w:rsid w:val="006A3876"/>
    <w:rsid w:val="006A4280"/>
    <w:rsid w:val="006A48F3"/>
    <w:rsid w:val="006A583E"/>
    <w:rsid w:val="006A587C"/>
    <w:rsid w:val="006A5918"/>
    <w:rsid w:val="006A67D7"/>
    <w:rsid w:val="006A762E"/>
    <w:rsid w:val="006A7693"/>
    <w:rsid w:val="006A77EC"/>
    <w:rsid w:val="006A78F4"/>
    <w:rsid w:val="006A7AF2"/>
    <w:rsid w:val="006A7D87"/>
    <w:rsid w:val="006B10E3"/>
    <w:rsid w:val="006B15CE"/>
    <w:rsid w:val="006B191B"/>
    <w:rsid w:val="006B1E0C"/>
    <w:rsid w:val="006B1F97"/>
    <w:rsid w:val="006B27A5"/>
    <w:rsid w:val="006B35EB"/>
    <w:rsid w:val="006B38A0"/>
    <w:rsid w:val="006B3A89"/>
    <w:rsid w:val="006B41A6"/>
    <w:rsid w:val="006B438A"/>
    <w:rsid w:val="006B48B6"/>
    <w:rsid w:val="006B51DF"/>
    <w:rsid w:val="006B5700"/>
    <w:rsid w:val="006B5972"/>
    <w:rsid w:val="006B5A3E"/>
    <w:rsid w:val="006B5AB4"/>
    <w:rsid w:val="006B61F9"/>
    <w:rsid w:val="006B6A3F"/>
    <w:rsid w:val="006B6B27"/>
    <w:rsid w:val="006B747D"/>
    <w:rsid w:val="006B7663"/>
    <w:rsid w:val="006B7951"/>
    <w:rsid w:val="006C0025"/>
    <w:rsid w:val="006C0801"/>
    <w:rsid w:val="006C096D"/>
    <w:rsid w:val="006C0E3A"/>
    <w:rsid w:val="006C30E2"/>
    <w:rsid w:val="006C32C0"/>
    <w:rsid w:val="006C3781"/>
    <w:rsid w:val="006C3DFC"/>
    <w:rsid w:val="006C4171"/>
    <w:rsid w:val="006C4B3F"/>
    <w:rsid w:val="006C4E9F"/>
    <w:rsid w:val="006C4F53"/>
    <w:rsid w:val="006C4FCB"/>
    <w:rsid w:val="006C5AD2"/>
    <w:rsid w:val="006C5CFD"/>
    <w:rsid w:val="006C603A"/>
    <w:rsid w:val="006C6307"/>
    <w:rsid w:val="006C66C8"/>
    <w:rsid w:val="006C69B5"/>
    <w:rsid w:val="006C722B"/>
    <w:rsid w:val="006C727C"/>
    <w:rsid w:val="006C77F5"/>
    <w:rsid w:val="006C7C00"/>
    <w:rsid w:val="006D0001"/>
    <w:rsid w:val="006D015F"/>
    <w:rsid w:val="006D02C9"/>
    <w:rsid w:val="006D0A41"/>
    <w:rsid w:val="006D0F89"/>
    <w:rsid w:val="006D1D69"/>
    <w:rsid w:val="006D23D0"/>
    <w:rsid w:val="006D295B"/>
    <w:rsid w:val="006D2AD2"/>
    <w:rsid w:val="006D2E4A"/>
    <w:rsid w:val="006D311E"/>
    <w:rsid w:val="006D35A7"/>
    <w:rsid w:val="006D3BFC"/>
    <w:rsid w:val="006D40F4"/>
    <w:rsid w:val="006D41B0"/>
    <w:rsid w:val="006D435F"/>
    <w:rsid w:val="006D4D8A"/>
    <w:rsid w:val="006D4E39"/>
    <w:rsid w:val="006D4E78"/>
    <w:rsid w:val="006D4F27"/>
    <w:rsid w:val="006D5C03"/>
    <w:rsid w:val="006D60CB"/>
    <w:rsid w:val="006D73C6"/>
    <w:rsid w:val="006D75F3"/>
    <w:rsid w:val="006D7DBB"/>
    <w:rsid w:val="006E0368"/>
    <w:rsid w:val="006E03EB"/>
    <w:rsid w:val="006E0A06"/>
    <w:rsid w:val="006E1BC7"/>
    <w:rsid w:val="006E210B"/>
    <w:rsid w:val="006E22C3"/>
    <w:rsid w:val="006E242D"/>
    <w:rsid w:val="006E2476"/>
    <w:rsid w:val="006E328D"/>
    <w:rsid w:val="006E3763"/>
    <w:rsid w:val="006E3D8F"/>
    <w:rsid w:val="006E4104"/>
    <w:rsid w:val="006E410D"/>
    <w:rsid w:val="006E41BF"/>
    <w:rsid w:val="006E46C9"/>
    <w:rsid w:val="006E52E4"/>
    <w:rsid w:val="006E5387"/>
    <w:rsid w:val="006E564E"/>
    <w:rsid w:val="006E5709"/>
    <w:rsid w:val="006E6466"/>
    <w:rsid w:val="006E6482"/>
    <w:rsid w:val="006E6899"/>
    <w:rsid w:val="006E72FD"/>
    <w:rsid w:val="006E75B6"/>
    <w:rsid w:val="006E78B1"/>
    <w:rsid w:val="006E7A2A"/>
    <w:rsid w:val="006E7CBF"/>
    <w:rsid w:val="006E7FE2"/>
    <w:rsid w:val="006F01A0"/>
    <w:rsid w:val="006F0FD0"/>
    <w:rsid w:val="006F1149"/>
    <w:rsid w:val="006F12A1"/>
    <w:rsid w:val="006F1788"/>
    <w:rsid w:val="006F1983"/>
    <w:rsid w:val="006F1B4E"/>
    <w:rsid w:val="006F1EE4"/>
    <w:rsid w:val="006F2B31"/>
    <w:rsid w:val="006F2DE5"/>
    <w:rsid w:val="006F3158"/>
    <w:rsid w:val="006F361F"/>
    <w:rsid w:val="006F3648"/>
    <w:rsid w:val="006F433B"/>
    <w:rsid w:val="006F4680"/>
    <w:rsid w:val="006F4DC3"/>
    <w:rsid w:val="006F5090"/>
    <w:rsid w:val="006F53E6"/>
    <w:rsid w:val="006F574A"/>
    <w:rsid w:val="006F5A59"/>
    <w:rsid w:val="006F6453"/>
    <w:rsid w:val="006F6A70"/>
    <w:rsid w:val="006F6CB1"/>
    <w:rsid w:val="006F6D72"/>
    <w:rsid w:val="006F6D7F"/>
    <w:rsid w:val="006F6F58"/>
    <w:rsid w:val="006F7009"/>
    <w:rsid w:val="006F732A"/>
    <w:rsid w:val="006F7514"/>
    <w:rsid w:val="006F7A8C"/>
    <w:rsid w:val="007003F3"/>
    <w:rsid w:val="0070059B"/>
    <w:rsid w:val="0070081A"/>
    <w:rsid w:val="00701550"/>
    <w:rsid w:val="0070289B"/>
    <w:rsid w:val="00702B56"/>
    <w:rsid w:val="00702F22"/>
    <w:rsid w:val="007031FC"/>
    <w:rsid w:val="00703475"/>
    <w:rsid w:val="00703579"/>
    <w:rsid w:val="00703E1E"/>
    <w:rsid w:val="007040D6"/>
    <w:rsid w:val="00704356"/>
    <w:rsid w:val="0070446F"/>
    <w:rsid w:val="007044CC"/>
    <w:rsid w:val="007048E0"/>
    <w:rsid w:val="00704C74"/>
    <w:rsid w:val="007054E5"/>
    <w:rsid w:val="00705E25"/>
    <w:rsid w:val="00705F93"/>
    <w:rsid w:val="007061B6"/>
    <w:rsid w:val="0070645F"/>
    <w:rsid w:val="00706A10"/>
    <w:rsid w:val="00707A78"/>
    <w:rsid w:val="00707AC8"/>
    <w:rsid w:val="00707B21"/>
    <w:rsid w:val="0071000C"/>
    <w:rsid w:val="00710EE0"/>
    <w:rsid w:val="00710F62"/>
    <w:rsid w:val="007117E2"/>
    <w:rsid w:val="007124C9"/>
    <w:rsid w:val="007127D4"/>
    <w:rsid w:val="00712FD3"/>
    <w:rsid w:val="00713023"/>
    <w:rsid w:val="00713D97"/>
    <w:rsid w:val="00714493"/>
    <w:rsid w:val="007149DC"/>
    <w:rsid w:val="00714FE4"/>
    <w:rsid w:val="007159F9"/>
    <w:rsid w:val="00715A58"/>
    <w:rsid w:val="00715D7E"/>
    <w:rsid w:val="007160E7"/>
    <w:rsid w:val="007164F9"/>
    <w:rsid w:val="00716792"/>
    <w:rsid w:val="00716A0C"/>
    <w:rsid w:val="00716D72"/>
    <w:rsid w:val="00717502"/>
    <w:rsid w:val="007178A6"/>
    <w:rsid w:val="0071794D"/>
    <w:rsid w:val="00717AE2"/>
    <w:rsid w:val="00717C37"/>
    <w:rsid w:val="007206E5"/>
    <w:rsid w:val="00720894"/>
    <w:rsid w:val="00720CD5"/>
    <w:rsid w:val="00720D7C"/>
    <w:rsid w:val="00720D90"/>
    <w:rsid w:val="00721595"/>
    <w:rsid w:val="007215D6"/>
    <w:rsid w:val="00721695"/>
    <w:rsid w:val="007219AA"/>
    <w:rsid w:val="00721BFD"/>
    <w:rsid w:val="007222E7"/>
    <w:rsid w:val="00722488"/>
    <w:rsid w:val="00722AEB"/>
    <w:rsid w:val="0072389C"/>
    <w:rsid w:val="00724239"/>
    <w:rsid w:val="007242FD"/>
    <w:rsid w:val="007244BF"/>
    <w:rsid w:val="0072467F"/>
    <w:rsid w:val="0072486C"/>
    <w:rsid w:val="00724D92"/>
    <w:rsid w:val="00724E11"/>
    <w:rsid w:val="00724FF1"/>
    <w:rsid w:val="007253EF"/>
    <w:rsid w:val="00725582"/>
    <w:rsid w:val="00725901"/>
    <w:rsid w:val="00726F89"/>
    <w:rsid w:val="00727355"/>
    <w:rsid w:val="00727573"/>
    <w:rsid w:val="0073009F"/>
    <w:rsid w:val="00730484"/>
    <w:rsid w:val="00730CAE"/>
    <w:rsid w:val="00730F96"/>
    <w:rsid w:val="007311F6"/>
    <w:rsid w:val="00731570"/>
    <w:rsid w:val="00731CC8"/>
    <w:rsid w:val="007322B3"/>
    <w:rsid w:val="00733B96"/>
    <w:rsid w:val="00733D0D"/>
    <w:rsid w:val="00733FAB"/>
    <w:rsid w:val="007343E7"/>
    <w:rsid w:val="00734713"/>
    <w:rsid w:val="007350A4"/>
    <w:rsid w:val="00735327"/>
    <w:rsid w:val="007356B2"/>
    <w:rsid w:val="0073576C"/>
    <w:rsid w:val="00735878"/>
    <w:rsid w:val="00735ABA"/>
    <w:rsid w:val="0073685C"/>
    <w:rsid w:val="00736B1D"/>
    <w:rsid w:val="00736CDF"/>
    <w:rsid w:val="00737F29"/>
    <w:rsid w:val="00737FB7"/>
    <w:rsid w:val="00740275"/>
    <w:rsid w:val="0074056E"/>
    <w:rsid w:val="00740A82"/>
    <w:rsid w:val="00740C08"/>
    <w:rsid w:val="007411F0"/>
    <w:rsid w:val="0074133C"/>
    <w:rsid w:val="0074135D"/>
    <w:rsid w:val="0074168E"/>
    <w:rsid w:val="00741CDB"/>
    <w:rsid w:val="0074205E"/>
    <w:rsid w:val="007422E1"/>
    <w:rsid w:val="00742720"/>
    <w:rsid w:val="00743068"/>
    <w:rsid w:val="00743153"/>
    <w:rsid w:val="00743543"/>
    <w:rsid w:val="00743591"/>
    <w:rsid w:val="00743638"/>
    <w:rsid w:val="00744227"/>
    <w:rsid w:val="00744640"/>
    <w:rsid w:val="00744AFA"/>
    <w:rsid w:val="00744D2B"/>
    <w:rsid w:val="007455A4"/>
    <w:rsid w:val="00745BA0"/>
    <w:rsid w:val="00746344"/>
    <w:rsid w:val="00746AD6"/>
    <w:rsid w:val="00746CA9"/>
    <w:rsid w:val="007472F6"/>
    <w:rsid w:val="00747C8C"/>
    <w:rsid w:val="0075087E"/>
    <w:rsid w:val="00750BDB"/>
    <w:rsid w:val="00750DE5"/>
    <w:rsid w:val="00750F73"/>
    <w:rsid w:val="00751123"/>
    <w:rsid w:val="00751277"/>
    <w:rsid w:val="00751508"/>
    <w:rsid w:val="007516C7"/>
    <w:rsid w:val="00751C82"/>
    <w:rsid w:val="00751DC8"/>
    <w:rsid w:val="00751E0F"/>
    <w:rsid w:val="007527F7"/>
    <w:rsid w:val="00752C8A"/>
    <w:rsid w:val="00752D33"/>
    <w:rsid w:val="007549A0"/>
    <w:rsid w:val="00754A20"/>
    <w:rsid w:val="00754C82"/>
    <w:rsid w:val="007565F8"/>
    <w:rsid w:val="007569B6"/>
    <w:rsid w:val="00756C99"/>
    <w:rsid w:val="00756ED3"/>
    <w:rsid w:val="007571B6"/>
    <w:rsid w:val="0075766E"/>
    <w:rsid w:val="0075787A"/>
    <w:rsid w:val="00757B8A"/>
    <w:rsid w:val="0076001F"/>
    <w:rsid w:val="00760AF0"/>
    <w:rsid w:val="007617B6"/>
    <w:rsid w:val="007618DF"/>
    <w:rsid w:val="00761AF4"/>
    <w:rsid w:val="00761DF2"/>
    <w:rsid w:val="00762101"/>
    <w:rsid w:val="00762553"/>
    <w:rsid w:val="0076298F"/>
    <w:rsid w:val="00762FFE"/>
    <w:rsid w:val="0076457A"/>
    <w:rsid w:val="00764581"/>
    <w:rsid w:val="00764F16"/>
    <w:rsid w:val="00765655"/>
    <w:rsid w:val="00765767"/>
    <w:rsid w:val="00766724"/>
    <w:rsid w:val="00766A39"/>
    <w:rsid w:val="007675E8"/>
    <w:rsid w:val="007676BD"/>
    <w:rsid w:val="00767962"/>
    <w:rsid w:val="007679B4"/>
    <w:rsid w:val="00767FC9"/>
    <w:rsid w:val="007700ED"/>
    <w:rsid w:val="0077016C"/>
    <w:rsid w:val="007705A7"/>
    <w:rsid w:val="007705E5"/>
    <w:rsid w:val="007706A5"/>
    <w:rsid w:val="00770AD0"/>
    <w:rsid w:val="00770ECC"/>
    <w:rsid w:val="0077103B"/>
    <w:rsid w:val="0077132F"/>
    <w:rsid w:val="007713B5"/>
    <w:rsid w:val="007713B6"/>
    <w:rsid w:val="007719E4"/>
    <w:rsid w:val="00771BE3"/>
    <w:rsid w:val="0077232B"/>
    <w:rsid w:val="00772BCE"/>
    <w:rsid w:val="00772EC4"/>
    <w:rsid w:val="00773853"/>
    <w:rsid w:val="00773A9F"/>
    <w:rsid w:val="00773E6F"/>
    <w:rsid w:val="00774153"/>
    <w:rsid w:val="00774840"/>
    <w:rsid w:val="00774CCE"/>
    <w:rsid w:val="00774E0B"/>
    <w:rsid w:val="0077536F"/>
    <w:rsid w:val="00775606"/>
    <w:rsid w:val="00776755"/>
    <w:rsid w:val="007774F9"/>
    <w:rsid w:val="00777BC6"/>
    <w:rsid w:val="00777FA8"/>
    <w:rsid w:val="00777FB3"/>
    <w:rsid w:val="00780072"/>
    <w:rsid w:val="007805E1"/>
    <w:rsid w:val="007807AF"/>
    <w:rsid w:val="0078152E"/>
    <w:rsid w:val="00781585"/>
    <w:rsid w:val="00781686"/>
    <w:rsid w:val="00781B0C"/>
    <w:rsid w:val="0078225B"/>
    <w:rsid w:val="00782501"/>
    <w:rsid w:val="00782721"/>
    <w:rsid w:val="00782842"/>
    <w:rsid w:val="00782F07"/>
    <w:rsid w:val="007832D6"/>
    <w:rsid w:val="00783301"/>
    <w:rsid w:val="00783427"/>
    <w:rsid w:val="007835C8"/>
    <w:rsid w:val="00783975"/>
    <w:rsid w:val="0078398E"/>
    <w:rsid w:val="00783B1E"/>
    <w:rsid w:val="00784264"/>
    <w:rsid w:val="007842E9"/>
    <w:rsid w:val="007846CB"/>
    <w:rsid w:val="007847B8"/>
    <w:rsid w:val="007847ED"/>
    <w:rsid w:val="00784857"/>
    <w:rsid w:val="00784C46"/>
    <w:rsid w:val="00785322"/>
    <w:rsid w:val="007853AE"/>
    <w:rsid w:val="0078543B"/>
    <w:rsid w:val="00785961"/>
    <w:rsid w:val="00785C10"/>
    <w:rsid w:val="007860B6"/>
    <w:rsid w:val="007862C1"/>
    <w:rsid w:val="00786394"/>
    <w:rsid w:val="0078658C"/>
    <w:rsid w:val="00786591"/>
    <w:rsid w:val="00786932"/>
    <w:rsid w:val="0079016A"/>
    <w:rsid w:val="00790221"/>
    <w:rsid w:val="00790302"/>
    <w:rsid w:val="00790DF0"/>
    <w:rsid w:val="00790FD7"/>
    <w:rsid w:val="0079181F"/>
    <w:rsid w:val="00791893"/>
    <w:rsid w:val="00791BBC"/>
    <w:rsid w:val="00792959"/>
    <w:rsid w:val="00792F04"/>
    <w:rsid w:val="00793430"/>
    <w:rsid w:val="0079345B"/>
    <w:rsid w:val="00793BB7"/>
    <w:rsid w:val="00794472"/>
    <w:rsid w:val="0079471D"/>
    <w:rsid w:val="00794A2B"/>
    <w:rsid w:val="00794B72"/>
    <w:rsid w:val="00795DE2"/>
    <w:rsid w:val="007960C4"/>
    <w:rsid w:val="00796463"/>
    <w:rsid w:val="00796D24"/>
    <w:rsid w:val="00796FBC"/>
    <w:rsid w:val="00797575"/>
    <w:rsid w:val="007A0B7A"/>
    <w:rsid w:val="007A0D52"/>
    <w:rsid w:val="007A0EDF"/>
    <w:rsid w:val="007A118C"/>
    <w:rsid w:val="007A11BE"/>
    <w:rsid w:val="007A1206"/>
    <w:rsid w:val="007A16A7"/>
    <w:rsid w:val="007A1AD2"/>
    <w:rsid w:val="007A1D7F"/>
    <w:rsid w:val="007A218E"/>
    <w:rsid w:val="007A21C6"/>
    <w:rsid w:val="007A237B"/>
    <w:rsid w:val="007A295F"/>
    <w:rsid w:val="007A2D96"/>
    <w:rsid w:val="007A31DE"/>
    <w:rsid w:val="007A3325"/>
    <w:rsid w:val="007A34BE"/>
    <w:rsid w:val="007A37F4"/>
    <w:rsid w:val="007A4069"/>
    <w:rsid w:val="007A449E"/>
    <w:rsid w:val="007A49F7"/>
    <w:rsid w:val="007A4BEF"/>
    <w:rsid w:val="007A4C8B"/>
    <w:rsid w:val="007A4EA9"/>
    <w:rsid w:val="007A59BB"/>
    <w:rsid w:val="007A6C99"/>
    <w:rsid w:val="007A6E98"/>
    <w:rsid w:val="007A716B"/>
    <w:rsid w:val="007A72A2"/>
    <w:rsid w:val="007A74C6"/>
    <w:rsid w:val="007A7724"/>
    <w:rsid w:val="007A7AE7"/>
    <w:rsid w:val="007A7B8E"/>
    <w:rsid w:val="007B0289"/>
    <w:rsid w:val="007B0378"/>
    <w:rsid w:val="007B05F7"/>
    <w:rsid w:val="007B063A"/>
    <w:rsid w:val="007B0E31"/>
    <w:rsid w:val="007B10D5"/>
    <w:rsid w:val="007B1165"/>
    <w:rsid w:val="007B1968"/>
    <w:rsid w:val="007B1BCC"/>
    <w:rsid w:val="007B2776"/>
    <w:rsid w:val="007B292D"/>
    <w:rsid w:val="007B2CA8"/>
    <w:rsid w:val="007B3460"/>
    <w:rsid w:val="007B34C1"/>
    <w:rsid w:val="007B3552"/>
    <w:rsid w:val="007B3D0A"/>
    <w:rsid w:val="007B4487"/>
    <w:rsid w:val="007B45AF"/>
    <w:rsid w:val="007B46CD"/>
    <w:rsid w:val="007B514B"/>
    <w:rsid w:val="007B5406"/>
    <w:rsid w:val="007B588C"/>
    <w:rsid w:val="007B5F49"/>
    <w:rsid w:val="007B6E48"/>
    <w:rsid w:val="007B719E"/>
    <w:rsid w:val="007B72A4"/>
    <w:rsid w:val="007B7712"/>
    <w:rsid w:val="007B7EED"/>
    <w:rsid w:val="007C0682"/>
    <w:rsid w:val="007C0E4A"/>
    <w:rsid w:val="007C1439"/>
    <w:rsid w:val="007C1B03"/>
    <w:rsid w:val="007C1D9C"/>
    <w:rsid w:val="007C2756"/>
    <w:rsid w:val="007C2F7E"/>
    <w:rsid w:val="007C321B"/>
    <w:rsid w:val="007C35A9"/>
    <w:rsid w:val="007C391B"/>
    <w:rsid w:val="007C4373"/>
    <w:rsid w:val="007C43A3"/>
    <w:rsid w:val="007C4E2F"/>
    <w:rsid w:val="007C53D8"/>
    <w:rsid w:val="007C5E41"/>
    <w:rsid w:val="007C629A"/>
    <w:rsid w:val="007C65FA"/>
    <w:rsid w:val="007C6601"/>
    <w:rsid w:val="007C7799"/>
    <w:rsid w:val="007C79A1"/>
    <w:rsid w:val="007C7AD0"/>
    <w:rsid w:val="007D008E"/>
    <w:rsid w:val="007D03F2"/>
    <w:rsid w:val="007D098E"/>
    <w:rsid w:val="007D1285"/>
    <w:rsid w:val="007D1CA7"/>
    <w:rsid w:val="007D1E78"/>
    <w:rsid w:val="007D22AD"/>
    <w:rsid w:val="007D30AF"/>
    <w:rsid w:val="007D3966"/>
    <w:rsid w:val="007D3C1D"/>
    <w:rsid w:val="007D4590"/>
    <w:rsid w:val="007D4779"/>
    <w:rsid w:val="007D47E9"/>
    <w:rsid w:val="007D4967"/>
    <w:rsid w:val="007D4E86"/>
    <w:rsid w:val="007D505D"/>
    <w:rsid w:val="007D55FE"/>
    <w:rsid w:val="007D56C5"/>
    <w:rsid w:val="007D57EC"/>
    <w:rsid w:val="007D597B"/>
    <w:rsid w:val="007D5B79"/>
    <w:rsid w:val="007D5CAA"/>
    <w:rsid w:val="007D5D20"/>
    <w:rsid w:val="007D6924"/>
    <w:rsid w:val="007D69CF"/>
    <w:rsid w:val="007D6B12"/>
    <w:rsid w:val="007D6BB1"/>
    <w:rsid w:val="007D70F5"/>
    <w:rsid w:val="007D720C"/>
    <w:rsid w:val="007D783E"/>
    <w:rsid w:val="007D7DF1"/>
    <w:rsid w:val="007E0A8B"/>
    <w:rsid w:val="007E0DF9"/>
    <w:rsid w:val="007E0F9D"/>
    <w:rsid w:val="007E1139"/>
    <w:rsid w:val="007E1204"/>
    <w:rsid w:val="007E154A"/>
    <w:rsid w:val="007E166C"/>
    <w:rsid w:val="007E1968"/>
    <w:rsid w:val="007E1CE5"/>
    <w:rsid w:val="007E1E9C"/>
    <w:rsid w:val="007E3086"/>
    <w:rsid w:val="007E3866"/>
    <w:rsid w:val="007E3961"/>
    <w:rsid w:val="007E3BD7"/>
    <w:rsid w:val="007E4311"/>
    <w:rsid w:val="007E4B72"/>
    <w:rsid w:val="007E522E"/>
    <w:rsid w:val="007E5494"/>
    <w:rsid w:val="007E5F3E"/>
    <w:rsid w:val="007E60EA"/>
    <w:rsid w:val="007E63DB"/>
    <w:rsid w:val="007E658D"/>
    <w:rsid w:val="007E77BC"/>
    <w:rsid w:val="007E79D2"/>
    <w:rsid w:val="007E7A83"/>
    <w:rsid w:val="007E7F02"/>
    <w:rsid w:val="007F02C7"/>
    <w:rsid w:val="007F04C4"/>
    <w:rsid w:val="007F0DC0"/>
    <w:rsid w:val="007F0FD5"/>
    <w:rsid w:val="007F1D4B"/>
    <w:rsid w:val="007F1F75"/>
    <w:rsid w:val="007F217D"/>
    <w:rsid w:val="007F26A2"/>
    <w:rsid w:val="007F2991"/>
    <w:rsid w:val="007F30B2"/>
    <w:rsid w:val="007F357F"/>
    <w:rsid w:val="007F3A40"/>
    <w:rsid w:val="007F4483"/>
    <w:rsid w:val="007F4B0F"/>
    <w:rsid w:val="007F4F75"/>
    <w:rsid w:val="007F4F91"/>
    <w:rsid w:val="007F56DE"/>
    <w:rsid w:val="007F5986"/>
    <w:rsid w:val="007F598B"/>
    <w:rsid w:val="007F5EE2"/>
    <w:rsid w:val="007F630B"/>
    <w:rsid w:val="007F64C5"/>
    <w:rsid w:val="007F7000"/>
    <w:rsid w:val="007F753C"/>
    <w:rsid w:val="007F78AB"/>
    <w:rsid w:val="007F7975"/>
    <w:rsid w:val="00800229"/>
    <w:rsid w:val="00800428"/>
    <w:rsid w:val="00800B2F"/>
    <w:rsid w:val="0080183E"/>
    <w:rsid w:val="00801EA7"/>
    <w:rsid w:val="0080227E"/>
    <w:rsid w:val="0080299F"/>
    <w:rsid w:val="00802E54"/>
    <w:rsid w:val="008034CF"/>
    <w:rsid w:val="008035C3"/>
    <w:rsid w:val="00803F77"/>
    <w:rsid w:val="008051D7"/>
    <w:rsid w:val="0080537C"/>
    <w:rsid w:val="008057A6"/>
    <w:rsid w:val="00805893"/>
    <w:rsid w:val="00805975"/>
    <w:rsid w:val="00805D47"/>
    <w:rsid w:val="0080692F"/>
    <w:rsid w:val="00806E09"/>
    <w:rsid w:val="00807717"/>
    <w:rsid w:val="008079E4"/>
    <w:rsid w:val="008104F7"/>
    <w:rsid w:val="008105AC"/>
    <w:rsid w:val="008115DC"/>
    <w:rsid w:val="00811748"/>
    <w:rsid w:val="00811CE2"/>
    <w:rsid w:val="00811E25"/>
    <w:rsid w:val="00811F1E"/>
    <w:rsid w:val="00811F81"/>
    <w:rsid w:val="008122A5"/>
    <w:rsid w:val="00812549"/>
    <w:rsid w:val="00812976"/>
    <w:rsid w:val="00813069"/>
    <w:rsid w:val="00813644"/>
    <w:rsid w:val="00813878"/>
    <w:rsid w:val="00814ECD"/>
    <w:rsid w:val="00814F5E"/>
    <w:rsid w:val="0081525A"/>
    <w:rsid w:val="00815619"/>
    <w:rsid w:val="0081567E"/>
    <w:rsid w:val="00815839"/>
    <w:rsid w:val="00815AA1"/>
    <w:rsid w:val="00816488"/>
    <w:rsid w:val="008164A0"/>
    <w:rsid w:val="00816548"/>
    <w:rsid w:val="00816CAD"/>
    <w:rsid w:val="00817BA7"/>
    <w:rsid w:val="008200AF"/>
    <w:rsid w:val="00820A25"/>
    <w:rsid w:val="008215F7"/>
    <w:rsid w:val="00822148"/>
    <w:rsid w:val="0082253D"/>
    <w:rsid w:val="0082266C"/>
    <w:rsid w:val="00822DF5"/>
    <w:rsid w:val="00823988"/>
    <w:rsid w:val="00824E1C"/>
    <w:rsid w:val="008251D5"/>
    <w:rsid w:val="0082531D"/>
    <w:rsid w:val="008254CF"/>
    <w:rsid w:val="008259BE"/>
    <w:rsid w:val="00825DF1"/>
    <w:rsid w:val="00825E0B"/>
    <w:rsid w:val="00825E73"/>
    <w:rsid w:val="0082610D"/>
    <w:rsid w:val="008262CA"/>
    <w:rsid w:val="008267C1"/>
    <w:rsid w:val="00826B52"/>
    <w:rsid w:val="00826E0C"/>
    <w:rsid w:val="00826ED9"/>
    <w:rsid w:val="008271AA"/>
    <w:rsid w:val="00827B27"/>
    <w:rsid w:val="00827F33"/>
    <w:rsid w:val="00827F71"/>
    <w:rsid w:val="008301DC"/>
    <w:rsid w:val="00830AF9"/>
    <w:rsid w:val="00830F6C"/>
    <w:rsid w:val="008313AA"/>
    <w:rsid w:val="00831C9D"/>
    <w:rsid w:val="0083233C"/>
    <w:rsid w:val="008327D3"/>
    <w:rsid w:val="00832B2C"/>
    <w:rsid w:val="00833111"/>
    <w:rsid w:val="00833244"/>
    <w:rsid w:val="00833554"/>
    <w:rsid w:val="00833AA7"/>
    <w:rsid w:val="0083474D"/>
    <w:rsid w:val="008347D9"/>
    <w:rsid w:val="00834985"/>
    <w:rsid w:val="008355AC"/>
    <w:rsid w:val="00835D31"/>
    <w:rsid w:val="00836109"/>
    <w:rsid w:val="00836249"/>
    <w:rsid w:val="008367BB"/>
    <w:rsid w:val="00836EF8"/>
    <w:rsid w:val="0083734A"/>
    <w:rsid w:val="00837691"/>
    <w:rsid w:val="008378FB"/>
    <w:rsid w:val="008379AE"/>
    <w:rsid w:val="00840030"/>
    <w:rsid w:val="00840A40"/>
    <w:rsid w:val="008412FA"/>
    <w:rsid w:val="00841674"/>
    <w:rsid w:val="008417DB"/>
    <w:rsid w:val="0084185A"/>
    <w:rsid w:val="00841A74"/>
    <w:rsid w:val="00841AD6"/>
    <w:rsid w:val="00841B78"/>
    <w:rsid w:val="00841BC0"/>
    <w:rsid w:val="00841C95"/>
    <w:rsid w:val="00842153"/>
    <w:rsid w:val="008421E0"/>
    <w:rsid w:val="008423F8"/>
    <w:rsid w:val="008435E8"/>
    <w:rsid w:val="00843738"/>
    <w:rsid w:val="0084392B"/>
    <w:rsid w:val="00843EDF"/>
    <w:rsid w:val="008445D4"/>
    <w:rsid w:val="0084477C"/>
    <w:rsid w:val="00844B45"/>
    <w:rsid w:val="00844D35"/>
    <w:rsid w:val="00845260"/>
    <w:rsid w:val="00845F9F"/>
    <w:rsid w:val="00846363"/>
    <w:rsid w:val="008466DE"/>
    <w:rsid w:val="00846AD5"/>
    <w:rsid w:val="00846B77"/>
    <w:rsid w:val="008474F5"/>
    <w:rsid w:val="00847A3E"/>
    <w:rsid w:val="00847B21"/>
    <w:rsid w:val="00847E26"/>
    <w:rsid w:val="00847E27"/>
    <w:rsid w:val="00847EFB"/>
    <w:rsid w:val="00847F8C"/>
    <w:rsid w:val="00850236"/>
    <w:rsid w:val="0085075D"/>
    <w:rsid w:val="008507B2"/>
    <w:rsid w:val="008514A2"/>
    <w:rsid w:val="008518C5"/>
    <w:rsid w:val="00851C2F"/>
    <w:rsid w:val="00851F47"/>
    <w:rsid w:val="008529E5"/>
    <w:rsid w:val="0085336F"/>
    <w:rsid w:val="008539DA"/>
    <w:rsid w:val="008540DA"/>
    <w:rsid w:val="00854319"/>
    <w:rsid w:val="008548A7"/>
    <w:rsid w:val="00854E5D"/>
    <w:rsid w:val="00855621"/>
    <w:rsid w:val="00856558"/>
    <w:rsid w:val="0085679D"/>
    <w:rsid w:val="00856874"/>
    <w:rsid w:val="00856F02"/>
    <w:rsid w:val="008577A4"/>
    <w:rsid w:val="00857933"/>
    <w:rsid w:val="00857AC7"/>
    <w:rsid w:val="00857BB0"/>
    <w:rsid w:val="00857C58"/>
    <w:rsid w:val="00860BAC"/>
    <w:rsid w:val="00861023"/>
    <w:rsid w:val="00861374"/>
    <w:rsid w:val="008616DF"/>
    <w:rsid w:val="00861749"/>
    <w:rsid w:val="00861AF3"/>
    <w:rsid w:val="00861D48"/>
    <w:rsid w:val="00861DD4"/>
    <w:rsid w:val="00862137"/>
    <w:rsid w:val="008627ED"/>
    <w:rsid w:val="00862B29"/>
    <w:rsid w:val="008630FA"/>
    <w:rsid w:val="008635FC"/>
    <w:rsid w:val="0086386B"/>
    <w:rsid w:val="008641C5"/>
    <w:rsid w:val="00864A33"/>
    <w:rsid w:val="00864D5A"/>
    <w:rsid w:val="00864D7D"/>
    <w:rsid w:val="008655E7"/>
    <w:rsid w:val="00865AFD"/>
    <w:rsid w:val="00866137"/>
    <w:rsid w:val="0086632F"/>
    <w:rsid w:val="008667BD"/>
    <w:rsid w:val="008669CB"/>
    <w:rsid w:val="00866F2E"/>
    <w:rsid w:val="0086712C"/>
    <w:rsid w:val="0086721D"/>
    <w:rsid w:val="0086740B"/>
    <w:rsid w:val="00867716"/>
    <w:rsid w:val="00870B52"/>
    <w:rsid w:val="00871071"/>
    <w:rsid w:val="0087157C"/>
    <w:rsid w:val="008715EB"/>
    <w:rsid w:val="00871755"/>
    <w:rsid w:val="00871B35"/>
    <w:rsid w:val="00872B4D"/>
    <w:rsid w:val="00872FAE"/>
    <w:rsid w:val="0087377C"/>
    <w:rsid w:val="00873BF4"/>
    <w:rsid w:val="00873BFC"/>
    <w:rsid w:val="00873C47"/>
    <w:rsid w:val="0087402A"/>
    <w:rsid w:val="00874066"/>
    <w:rsid w:val="00874327"/>
    <w:rsid w:val="008753D0"/>
    <w:rsid w:val="00875566"/>
    <w:rsid w:val="0087591A"/>
    <w:rsid w:val="00875A16"/>
    <w:rsid w:val="00875A80"/>
    <w:rsid w:val="00875B63"/>
    <w:rsid w:val="00875E57"/>
    <w:rsid w:val="00876062"/>
    <w:rsid w:val="008764D3"/>
    <w:rsid w:val="00876DE3"/>
    <w:rsid w:val="00876F7E"/>
    <w:rsid w:val="00877521"/>
    <w:rsid w:val="008778B6"/>
    <w:rsid w:val="00877F59"/>
    <w:rsid w:val="00880727"/>
    <w:rsid w:val="00880A21"/>
    <w:rsid w:val="00880E87"/>
    <w:rsid w:val="0088101D"/>
    <w:rsid w:val="0088172C"/>
    <w:rsid w:val="008832A5"/>
    <w:rsid w:val="0088397D"/>
    <w:rsid w:val="00883B82"/>
    <w:rsid w:val="00883D52"/>
    <w:rsid w:val="00883D9A"/>
    <w:rsid w:val="0088492A"/>
    <w:rsid w:val="00884BA2"/>
    <w:rsid w:val="00884BCA"/>
    <w:rsid w:val="00884C44"/>
    <w:rsid w:val="00884D79"/>
    <w:rsid w:val="00884DA4"/>
    <w:rsid w:val="008851BA"/>
    <w:rsid w:val="0088539C"/>
    <w:rsid w:val="0088558F"/>
    <w:rsid w:val="00885719"/>
    <w:rsid w:val="008857D0"/>
    <w:rsid w:val="008858AC"/>
    <w:rsid w:val="00885B0E"/>
    <w:rsid w:val="00885DCE"/>
    <w:rsid w:val="00886533"/>
    <w:rsid w:val="00886537"/>
    <w:rsid w:val="008866E3"/>
    <w:rsid w:val="008869A5"/>
    <w:rsid w:val="00886B18"/>
    <w:rsid w:val="00886D07"/>
    <w:rsid w:val="00886DFF"/>
    <w:rsid w:val="00886E72"/>
    <w:rsid w:val="00887C4A"/>
    <w:rsid w:val="008915DD"/>
    <w:rsid w:val="008917A8"/>
    <w:rsid w:val="008919AD"/>
    <w:rsid w:val="008923F9"/>
    <w:rsid w:val="008924AF"/>
    <w:rsid w:val="0089401F"/>
    <w:rsid w:val="008948C4"/>
    <w:rsid w:val="00894B02"/>
    <w:rsid w:val="008958E1"/>
    <w:rsid w:val="008965B7"/>
    <w:rsid w:val="00896850"/>
    <w:rsid w:val="00896F1F"/>
    <w:rsid w:val="008974B8"/>
    <w:rsid w:val="00897D07"/>
    <w:rsid w:val="00897D4C"/>
    <w:rsid w:val="008A0278"/>
    <w:rsid w:val="008A02CF"/>
    <w:rsid w:val="008A08BE"/>
    <w:rsid w:val="008A142B"/>
    <w:rsid w:val="008A2333"/>
    <w:rsid w:val="008A24AD"/>
    <w:rsid w:val="008A2635"/>
    <w:rsid w:val="008A268E"/>
    <w:rsid w:val="008A26C3"/>
    <w:rsid w:val="008A2ECB"/>
    <w:rsid w:val="008A31D1"/>
    <w:rsid w:val="008A39C5"/>
    <w:rsid w:val="008A40C4"/>
    <w:rsid w:val="008A44FE"/>
    <w:rsid w:val="008A47E6"/>
    <w:rsid w:val="008A48AB"/>
    <w:rsid w:val="008A4900"/>
    <w:rsid w:val="008A4DE4"/>
    <w:rsid w:val="008A4FF2"/>
    <w:rsid w:val="008A510D"/>
    <w:rsid w:val="008A532A"/>
    <w:rsid w:val="008A542D"/>
    <w:rsid w:val="008A5521"/>
    <w:rsid w:val="008A6F53"/>
    <w:rsid w:val="008A7A51"/>
    <w:rsid w:val="008A7AA5"/>
    <w:rsid w:val="008B0369"/>
    <w:rsid w:val="008B05BE"/>
    <w:rsid w:val="008B09D5"/>
    <w:rsid w:val="008B0DF2"/>
    <w:rsid w:val="008B0FEB"/>
    <w:rsid w:val="008B1165"/>
    <w:rsid w:val="008B1528"/>
    <w:rsid w:val="008B155C"/>
    <w:rsid w:val="008B19C9"/>
    <w:rsid w:val="008B1D4B"/>
    <w:rsid w:val="008B2B12"/>
    <w:rsid w:val="008B2BA3"/>
    <w:rsid w:val="008B34EE"/>
    <w:rsid w:val="008B373E"/>
    <w:rsid w:val="008B3762"/>
    <w:rsid w:val="008B379D"/>
    <w:rsid w:val="008B41E7"/>
    <w:rsid w:val="008B4233"/>
    <w:rsid w:val="008B49AD"/>
    <w:rsid w:val="008B4EAE"/>
    <w:rsid w:val="008B533E"/>
    <w:rsid w:val="008B60A0"/>
    <w:rsid w:val="008B6B50"/>
    <w:rsid w:val="008B6D37"/>
    <w:rsid w:val="008B762F"/>
    <w:rsid w:val="008B790C"/>
    <w:rsid w:val="008B799D"/>
    <w:rsid w:val="008B7E17"/>
    <w:rsid w:val="008C0030"/>
    <w:rsid w:val="008C01F9"/>
    <w:rsid w:val="008C0525"/>
    <w:rsid w:val="008C09DF"/>
    <w:rsid w:val="008C0F59"/>
    <w:rsid w:val="008C21DD"/>
    <w:rsid w:val="008C21EC"/>
    <w:rsid w:val="008C297A"/>
    <w:rsid w:val="008C2FFD"/>
    <w:rsid w:val="008C3660"/>
    <w:rsid w:val="008C3684"/>
    <w:rsid w:val="008C398F"/>
    <w:rsid w:val="008C3BB5"/>
    <w:rsid w:val="008C4962"/>
    <w:rsid w:val="008C4975"/>
    <w:rsid w:val="008C4AA7"/>
    <w:rsid w:val="008C4B46"/>
    <w:rsid w:val="008C4C24"/>
    <w:rsid w:val="008C5010"/>
    <w:rsid w:val="008C5474"/>
    <w:rsid w:val="008C553E"/>
    <w:rsid w:val="008C5546"/>
    <w:rsid w:val="008C58B9"/>
    <w:rsid w:val="008C5CD7"/>
    <w:rsid w:val="008C63AD"/>
    <w:rsid w:val="008C68FC"/>
    <w:rsid w:val="008C6DC6"/>
    <w:rsid w:val="008C7185"/>
    <w:rsid w:val="008C74A8"/>
    <w:rsid w:val="008C78B8"/>
    <w:rsid w:val="008D0420"/>
    <w:rsid w:val="008D090F"/>
    <w:rsid w:val="008D0EE7"/>
    <w:rsid w:val="008D1004"/>
    <w:rsid w:val="008D10EC"/>
    <w:rsid w:val="008D1201"/>
    <w:rsid w:val="008D1693"/>
    <w:rsid w:val="008D1CC7"/>
    <w:rsid w:val="008D1DF6"/>
    <w:rsid w:val="008D2037"/>
    <w:rsid w:val="008D28C6"/>
    <w:rsid w:val="008D2C21"/>
    <w:rsid w:val="008D3757"/>
    <w:rsid w:val="008D3A3E"/>
    <w:rsid w:val="008D3AFB"/>
    <w:rsid w:val="008D3B57"/>
    <w:rsid w:val="008D3F94"/>
    <w:rsid w:val="008D4791"/>
    <w:rsid w:val="008D4A92"/>
    <w:rsid w:val="008D52AE"/>
    <w:rsid w:val="008D56A7"/>
    <w:rsid w:val="008D64D3"/>
    <w:rsid w:val="008D6602"/>
    <w:rsid w:val="008D6861"/>
    <w:rsid w:val="008D6F3C"/>
    <w:rsid w:val="008D74DA"/>
    <w:rsid w:val="008E0002"/>
    <w:rsid w:val="008E01D2"/>
    <w:rsid w:val="008E02E8"/>
    <w:rsid w:val="008E031F"/>
    <w:rsid w:val="008E06A9"/>
    <w:rsid w:val="008E078F"/>
    <w:rsid w:val="008E0BD8"/>
    <w:rsid w:val="008E1E52"/>
    <w:rsid w:val="008E295A"/>
    <w:rsid w:val="008E2C50"/>
    <w:rsid w:val="008E35E3"/>
    <w:rsid w:val="008E3832"/>
    <w:rsid w:val="008E38DE"/>
    <w:rsid w:val="008E3D9F"/>
    <w:rsid w:val="008E4C7E"/>
    <w:rsid w:val="008E502C"/>
    <w:rsid w:val="008E5252"/>
    <w:rsid w:val="008E54E9"/>
    <w:rsid w:val="008E5AD5"/>
    <w:rsid w:val="008E6263"/>
    <w:rsid w:val="008E780F"/>
    <w:rsid w:val="008E7CC9"/>
    <w:rsid w:val="008E7CF5"/>
    <w:rsid w:val="008E7EAA"/>
    <w:rsid w:val="008F049E"/>
    <w:rsid w:val="008F05EE"/>
    <w:rsid w:val="008F06EB"/>
    <w:rsid w:val="008F097A"/>
    <w:rsid w:val="008F0B3F"/>
    <w:rsid w:val="008F1248"/>
    <w:rsid w:val="008F1595"/>
    <w:rsid w:val="008F1DF2"/>
    <w:rsid w:val="008F1FFE"/>
    <w:rsid w:val="008F21D0"/>
    <w:rsid w:val="008F29A6"/>
    <w:rsid w:val="008F29D3"/>
    <w:rsid w:val="008F2E71"/>
    <w:rsid w:val="008F37B3"/>
    <w:rsid w:val="008F3ADD"/>
    <w:rsid w:val="008F3F1E"/>
    <w:rsid w:val="008F4225"/>
    <w:rsid w:val="008F45D6"/>
    <w:rsid w:val="008F5171"/>
    <w:rsid w:val="008F528F"/>
    <w:rsid w:val="008F587A"/>
    <w:rsid w:val="008F5DCD"/>
    <w:rsid w:val="008F63C4"/>
    <w:rsid w:val="008F64B8"/>
    <w:rsid w:val="008F65AF"/>
    <w:rsid w:val="008F66F1"/>
    <w:rsid w:val="008F6796"/>
    <w:rsid w:val="008F67BF"/>
    <w:rsid w:val="008F6C35"/>
    <w:rsid w:val="009000B6"/>
    <w:rsid w:val="0090040D"/>
    <w:rsid w:val="009008F2"/>
    <w:rsid w:val="00900DE8"/>
    <w:rsid w:val="00901368"/>
    <w:rsid w:val="00901A93"/>
    <w:rsid w:val="0090202C"/>
    <w:rsid w:val="009023BA"/>
    <w:rsid w:val="0090242F"/>
    <w:rsid w:val="00902733"/>
    <w:rsid w:val="00902AB3"/>
    <w:rsid w:val="00902E45"/>
    <w:rsid w:val="00903936"/>
    <w:rsid w:val="00903E50"/>
    <w:rsid w:val="00903E9F"/>
    <w:rsid w:val="009045E7"/>
    <w:rsid w:val="009047C4"/>
    <w:rsid w:val="009048BF"/>
    <w:rsid w:val="009049DB"/>
    <w:rsid w:val="00904AB4"/>
    <w:rsid w:val="00905078"/>
    <w:rsid w:val="00906172"/>
    <w:rsid w:val="009061E7"/>
    <w:rsid w:val="009066B0"/>
    <w:rsid w:val="0090770A"/>
    <w:rsid w:val="0090783A"/>
    <w:rsid w:val="00907C97"/>
    <w:rsid w:val="0091086F"/>
    <w:rsid w:val="009109AF"/>
    <w:rsid w:val="00910A9C"/>
    <w:rsid w:val="00910DEC"/>
    <w:rsid w:val="00911252"/>
    <w:rsid w:val="00911B43"/>
    <w:rsid w:val="00912216"/>
    <w:rsid w:val="009125F9"/>
    <w:rsid w:val="00912ADA"/>
    <w:rsid w:val="009131D3"/>
    <w:rsid w:val="009135EC"/>
    <w:rsid w:val="00914504"/>
    <w:rsid w:val="00914AC0"/>
    <w:rsid w:val="00914D03"/>
    <w:rsid w:val="00915595"/>
    <w:rsid w:val="009156AB"/>
    <w:rsid w:val="00915FF5"/>
    <w:rsid w:val="00916A13"/>
    <w:rsid w:val="00916F54"/>
    <w:rsid w:val="00917071"/>
    <w:rsid w:val="00917E6F"/>
    <w:rsid w:val="00920068"/>
    <w:rsid w:val="00920111"/>
    <w:rsid w:val="009201F0"/>
    <w:rsid w:val="00920273"/>
    <w:rsid w:val="0092033E"/>
    <w:rsid w:val="009206FC"/>
    <w:rsid w:val="00920748"/>
    <w:rsid w:val="00920EC1"/>
    <w:rsid w:val="0092133E"/>
    <w:rsid w:val="00921659"/>
    <w:rsid w:val="0092236F"/>
    <w:rsid w:val="00922701"/>
    <w:rsid w:val="00922AB5"/>
    <w:rsid w:val="00922B25"/>
    <w:rsid w:val="00922FDF"/>
    <w:rsid w:val="0092341E"/>
    <w:rsid w:val="0092354A"/>
    <w:rsid w:val="00923790"/>
    <w:rsid w:val="00923907"/>
    <w:rsid w:val="00923C77"/>
    <w:rsid w:val="00924171"/>
    <w:rsid w:val="00924954"/>
    <w:rsid w:val="00924B8D"/>
    <w:rsid w:val="00925746"/>
    <w:rsid w:val="0092603D"/>
    <w:rsid w:val="0092606D"/>
    <w:rsid w:val="0092695A"/>
    <w:rsid w:val="00926A13"/>
    <w:rsid w:val="00926BF6"/>
    <w:rsid w:val="0092775B"/>
    <w:rsid w:val="00927BD1"/>
    <w:rsid w:val="00927FE6"/>
    <w:rsid w:val="00930338"/>
    <w:rsid w:val="009303BA"/>
    <w:rsid w:val="00930747"/>
    <w:rsid w:val="0093097C"/>
    <w:rsid w:val="00930BAC"/>
    <w:rsid w:val="009310E5"/>
    <w:rsid w:val="009313E9"/>
    <w:rsid w:val="009314B9"/>
    <w:rsid w:val="0093166C"/>
    <w:rsid w:val="00931A32"/>
    <w:rsid w:val="00931F74"/>
    <w:rsid w:val="0093224D"/>
    <w:rsid w:val="0093298B"/>
    <w:rsid w:val="0093332C"/>
    <w:rsid w:val="00933560"/>
    <w:rsid w:val="009336DE"/>
    <w:rsid w:val="009339B7"/>
    <w:rsid w:val="009339C2"/>
    <w:rsid w:val="00933A85"/>
    <w:rsid w:val="00933AE3"/>
    <w:rsid w:val="00933DAC"/>
    <w:rsid w:val="00933E88"/>
    <w:rsid w:val="00934298"/>
    <w:rsid w:val="00934A09"/>
    <w:rsid w:val="00935DB1"/>
    <w:rsid w:val="009361D6"/>
    <w:rsid w:val="00936216"/>
    <w:rsid w:val="0093645B"/>
    <w:rsid w:val="009366EA"/>
    <w:rsid w:val="00936852"/>
    <w:rsid w:val="00937761"/>
    <w:rsid w:val="00937BA9"/>
    <w:rsid w:val="00940723"/>
    <w:rsid w:val="00940865"/>
    <w:rsid w:val="00940996"/>
    <w:rsid w:val="00940B4E"/>
    <w:rsid w:val="00940F4B"/>
    <w:rsid w:val="009411FC"/>
    <w:rsid w:val="00941248"/>
    <w:rsid w:val="009414A7"/>
    <w:rsid w:val="0094172C"/>
    <w:rsid w:val="009417A0"/>
    <w:rsid w:val="00941959"/>
    <w:rsid w:val="00941E0C"/>
    <w:rsid w:val="00941E65"/>
    <w:rsid w:val="00942089"/>
    <w:rsid w:val="009423C5"/>
    <w:rsid w:val="009425E6"/>
    <w:rsid w:val="00942636"/>
    <w:rsid w:val="009426CC"/>
    <w:rsid w:val="00942A10"/>
    <w:rsid w:val="00942B1A"/>
    <w:rsid w:val="00942EE5"/>
    <w:rsid w:val="00943549"/>
    <w:rsid w:val="009443ED"/>
    <w:rsid w:val="0094462E"/>
    <w:rsid w:val="0094495B"/>
    <w:rsid w:val="0094532E"/>
    <w:rsid w:val="00945B56"/>
    <w:rsid w:val="00945BC1"/>
    <w:rsid w:val="00945EF2"/>
    <w:rsid w:val="00945FB3"/>
    <w:rsid w:val="00946180"/>
    <w:rsid w:val="009461CB"/>
    <w:rsid w:val="00946733"/>
    <w:rsid w:val="0094698C"/>
    <w:rsid w:val="00946C8E"/>
    <w:rsid w:val="009477D8"/>
    <w:rsid w:val="00947B0B"/>
    <w:rsid w:val="00947CD5"/>
    <w:rsid w:val="0095059E"/>
    <w:rsid w:val="00950642"/>
    <w:rsid w:val="00950679"/>
    <w:rsid w:val="009507B4"/>
    <w:rsid w:val="00950ADB"/>
    <w:rsid w:val="00950AE1"/>
    <w:rsid w:val="00950D16"/>
    <w:rsid w:val="00950D36"/>
    <w:rsid w:val="00951310"/>
    <w:rsid w:val="0095164C"/>
    <w:rsid w:val="009516AB"/>
    <w:rsid w:val="00951865"/>
    <w:rsid w:val="00951915"/>
    <w:rsid w:val="00951C0C"/>
    <w:rsid w:val="00951F7C"/>
    <w:rsid w:val="009522DA"/>
    <w:rsid w:val="00952474"/>
    <w:rsid w:val="00952896"/>
    <w:rsid w:val="009532F9"/>
    <w:rsid w:val="00953886"/>
    <w:rsid w:val="00953921"/>
    <w:rsid w:val="00953951"/>
    <w:rsid w:val="00954D83"/>
    <w:rsid w:val="00955361"/>
    <w:rsid w:val="0095604E"/>
    <w:rsid w:val="009561B3"/>
    <w:rsid w:val="00956223"/>
    <w:rsid w:val="00956D0E"/>
    <w:rsid w:val="0095753E"/>
    <w:rsid w:val="0095769A"/>
    <w:rsid w:val="009603F4"/>
    <w:rsid w:val="009605F3"/>
    <w:rsid w:val="00960863"/>
    <w:rsid w:val="00961147"/>
    <w:rsid w:val="009614CE"/>
    <w:rsid w:val="009615C9"/>
    <w:rsid w:val="00961DA5"/>
    <w:rsid w:val="00962574"/>
    <w:rsid w:val="009627CA"/>
    <w:rsid w:val="00962E4A"/>
    <w:rsid w:val="00963216"/>
    <w:rsid w:val="009638F4"/>
    <w:rsid w:val="00963F42"/>
    <w:rsid w:val="009643F8"/>
    <w:rsid w:val="00964ED4"/>
    <w:rsid w:val="009650DF"/>
    <w:rsid w:val="009651C4"/>
    <w:rsid w:val="00965422"/>
    <w:rsid w:val="00965BC0"/>
    <w:rsid w:val="00966800"/>
    <w:rsid w:val="009668DC"/>
    <w:rsid w:val="00966C66"/>
    <w:rsid w:val="009675DA"/>
    <w:rsid w:val="00967667"/>
    <w:rsid w:val="009678D3"/>
    <w:rsid w:val="00967AAB"/>
    <w:rsid w:val="00967B2B"/>
    <w:rsid w:val="00970DAB"/>
    <w:rsid w:val="009723B0"/>
    <w:rsid w:val="009725FD"/>
    <w:rsid w:val="009726C1"/>
    <w:rsid w:val="009733FA"/>
    <w:rsid w:val="00973837"/>
    <w:rsid w:val="00973ACE"/>
    <w:rsid w:val="00973FDA"/>
    <w:rsid w:val="009740F3"/>
    <w:rsid w:val="00974B49"/>
    <w:rsid w:val="00974D33"/>
    <w:rsid w:val="009750B1"/>
    <w:rsid w:val="009751ED"/>
    <w:rsid w:val="0097546E"/>
    <w:rsid w:val="00975994"/>
    <w:rsid w:val="00975BAF"/>
    <w:rsid w:val="009765D1"/>
    <w:rsid w:val="00976A4F"/>
    <w:rsid w:val="00977FA2"/>
    <w:rsid w:val="009806D7"/>
    <w:rsid w:val="00980C4E"/>
    <w:rsid w:val="00980F8D"/>
    <w:rsid w:val="0098120F"/>
    <w:rsid w:val="009813EA"/>
    <w:rsid w:val="00982510"/>
    <w:rsid w:val="009831F2"/>
    <w:rsid w:val="00983FA5"/>
    <w:rsid w:val="0098420D"/>
    <w:rsid w:val="00984412"/>
    <w:rsid w:val="00984B46"/>
    <w:rsid w:val="00984F2A"/>
    <w:rsid w:val="0098501E"/>
    <w:rsid w:val="00985149"/>
    <w:rsid w:val="0098531B"/>
    <w:rsid w:val="00985375"/>
    <w:rsid w:val="00985E36"/>
    <w:rsid w:val="00985E44"/>
    <w:rsid w:val="00986141"/>
    <w:rsid w:val="00986390"/>
    <w:rsid w:val="00986857"/>
    <w:rsid w:val="009869EF"/>
    <w:rsid w:val="00986FD2"/>
    <w:rsid w:val="0099037C"/>
    <w:rsid w:val="009907C4"/>
    <w:rsid w:val="00990C41"/>
    <w:rsid w:val="009912F4"/>
    <w:rsid w:val="009918DF"/>
    <w:rsid w:val="00991D4A"/>
    <w:rsid w:val="0099256C"/>
    <w:rsid w:val="00992687"/>
    <w:rsid w:val="00992A0C"/>
    <w:rsid w:val="00994B74"/>
    <w:rsid w:val="009952A0"/>
    <w:rsid w:val="00995631"/>
    <w:rsid w:val="0099569F"/>
    <w:rsid w:val="00995D3E"/>
    <w:rsid w:val="009961D9"/>
    <w:rsid w:val="0099671B"/>
    <w:rsid w:val="009967B2"/>
    <w:rsid w:val="0099695A"/>
    <w:rsid w:val="00996F13"/>
    <w:rsid w:val="00997259"/>
    <w:rsid w:val="00997312"/>
    <w:rsid w:val="00997573"/>
    <w:rsid w:val="00997638"/>
    <w:rsid w:val="0099785F"/>
    <w:rsid w:val="009A04F8"/>
    <w:rsid w:val="009A08C9"/>
    <w:rsid w:val="009A0A96"/>
    <w:rsid w:val="009A0DF1"/>
    <w:rsid w:val="009A1010"/>
    <w:rsid w:val="009A144A"/>
    <w:rsid w:val="009A1D4B"/>
    <w:rsid w:val="009A24FE"/>
    <w:rsid w:val="009A25FD"/>
    <w:rsid w:val="009A2931"/>
    <w:rsid w:val="009A2C4B"/>
    <w:rsid w:val="009A30DF"/>
    <w:rsid w:val="009A3146"/>
    <w:rsid w:val="009A33FB"/>
    <w:rsid w:val="009A3559"/>
    <w:rsid w:val="009A384D"/>
    <w:rsid w:val="009A39FA"/>
    <w:rsid w:val="009A3A33"/>
    <w:rsid w:val="009A3E21"/>
    <w:rsid w:val="009A3E34"/>
    <w:rsid w:val="009A4110"/>
    <w:rsid w:val="009A4343"/>
    <w:rsid w:val="009A4439"/>
    <w:rsid w:val="009A49A3"/>
    <w:rsid w:val="009A4AA2"/>
    <w:rsid w:val="009A52E1"/>
    <w:rsid w:val="009A54BB"/>
    <w:rsid w:val="009A575B"/>
    <w:rsid w:val="009A5A07"/>
    <w:rsid w:val="009A65EC"/>
    <w:rsid w:val="009A690E"/>
    <w:rsid w:val="009A6AA3"/>
    <w:rsid w:val="009A6EBF"/>
    <w:rsid w:val="009B0759"/>
    <w:rsid w:val="009B0DC5"/>
    <w:rsid w:val="009B1211"/>
    <w:rsid w:val="009B1BF8"/>
    <w:rsid w:val="009B1E5C"/>
    <w:rsid w:val="009B2422"/>
    <w:rsid w:val="009B2754"/>
    <w:rsid w:val="009B31EA"/>
    <w:rsid w:val="009B3763"/>
    <w:rsid w:val="009B37A9"/>
    <w:rsid w:val="009B4400"/>
    <w:rsid w:val="009B4AAB"/>
    <w:rsid w:val="009B5DCA"/>
    <w:rsid w:val="009B6159"/>
    <w:rsid w:val="009B6316"/>
    <w:rsid w:val="009B68E6"/>
    <w:rsid w:val="009B68E7"/>
    <w:rsid w:val="009B6EFD"/>
    <w:rsid w:val="009B7022"/>
    <w:rsid w:val="009B707D"/>
    <w:rsid w:val="009B70BD"/>
    <w:rsid w:val="009B7652"/>
    <w:rsid w:val="009B7693"/>
    <w:rsid w:val="009C0433"/>
    <w:rsid w:val="009C146A"/>
    <w:rsid w:val="009C18DC"/>
    <w:rsid w:val="009C1D67"/>
    <w:rsid w:val="009C1EC7"/>
    <w:rsid w:val="009C228E"/>
    <w:rsid w:val="009C2947"/>
    <w:rsid w:val="009C2A12"/>
    <w:rsid w:val="009C2E82"/>
    <w:rsid w:val="009C3CCD"/>
    <w:rsid w:val="009C4314"/>
    <w:rsid w:val="009C4475"/>
    <w:rsid w:val="009C47BD"/>
    <w:rsid w:val="009C550A"/>
    <w:rsid w:val="009C55B1"/>
    <w:rsid w:val="009C573B"/>
    <w:rsid w:val="009C585B"/>
    <w:rsid w:val="009C595F"/>
    <w:rsid w:val="009C5BEE"/>
    <w:rsid w:val="009C60D9"/>
    <w:rsid w:val="009C6266"/>
    <w:rsid w:val="009C6308"/>
    <w:rsid w:val="009C67D2"/>
    <w:rsid w:val="009C6A59"/>
    <w:rsid w:val="009C6F7B"/>
    <w:rsid w:val="009C70ED"/>
    <w:rsid w:val="009C76EB"/>
    <w:rsid w:val="009D006A"/>
    <w:rsid w:val="009D0132"/>
    <w:rsid w:val="009D049E"/>
    <w:rsid w:val="009D0672"/>
    <w:rsid w:val="009D06C8"/>
    <w:rsid w:val="009D06D4"/>
    <w:rsid w:val="009D06F9"/>
    <w:rsid w:val="009D0C32"/>
    <w:rsid w:val="009D0D15"/>
    <w:rsid w:val="009D0DC7"/>
    <w:rsid w:val="009D0FF0"/>
    <w:rsid w:val="009D1021"/>
    <w:rsid w:val="009D120F"/>
    <w:rsid w:val="009D1431"/>
    <w:rsid w:val="009D17D3"/>
    <w:rsid w:val="009D2495"/>
    <w:rsid w:val="009D25B2"/>
    <w:rsid w:val="009D277F"/>
    <w:rsid w:val="009D2A05"/>
    <w:rsid w:val="009D2BD6"/>
    <w:rsid w:val="009D2C8B"/>
    <w:rsid w:val="009D2F02"/>
    <w:rsid w:val="009D31CF"/>
    <w:rsid w:val="009D32D1"/>
    <w:rsid w:val="009D3466"/>
    <w:rsid w:val="009D36F8"/>
    <w:rsid w:val="009D3E6B"/>
    <w:rsid w:val="009D47E4"/>
    <w:rsid w:val="009D481B"/>
    <w:rsid w:val="009D4A3C"/>
    <w:rsid w:val="009D4DA1"/>
    <w:rsid w:val="009D5422"/>
    <w:rsid w:val="009D63B9"/>
    <w:rsid w:val="009D653D"/>
    <w:rsid w:val="009D658C"/>
    <w:rsid w:val="009D68EC"/>
    <w:rsid w:val="009D7057"/>
    <w:rsid w:val="009D7400"/>
    <w:rsid w:val="009D7D0A"/>
    <w:rsid w:val="009E012B"/>
    <w:rsid w:val="009E0289"/>
    <w:rsid w:val="009E086A"/>
    <w:rsid w:val="009E0949"/>
    <w:rsid w:val="009E0C22"/>
    <w:rsid w:val="009E0CDD"/>
    <w:rsid w:val="009E1409"/>
    <w:rsid w:val="009E1BBB"/>
    <w:rsid w:val="009E2924"/>
    <w:rsid w:val="009E2B80"/>
    <w:rsid w:val="009E2DC9"/>
    <w:rsid w:val="009E3894"/>
    <w:rsid w:val="009E392F"/>
    <w:rsid w:val="009E3970"/>
    <w:rsid w:val="009E3EE2"/>
    <w:rsid w:val="009E4B55"/>
    <w:rsid w:val="009E4BB4"/>
    <w:rsid w:val="009E529A"/>
    <w:rsid w:val="009E5919"/>
    <w:rsid w:val="009E5AE4"/>
    <w:rsid w:val="009E6434"/>
    <w:rsid w:val="009E69EC"/>
    <w:rsid w:val="009E7F77"/>
    <w:rsid w:val="009F025E"/>
    <w:rsid w:val="009F0BC1"/>
    <w:rsid w:val="009F0C39"/>
    <w:rsid w:val="009F21BC"/>
    <w:rsid w:val="009F2266"/>
    <w:rsid w:val="009F2A61"/>
    <w:rsid w:val="009F2C23"/>
    <w:rsid w:val="009F2D8F"/>
    <w:rsid w:val="009F2F3F"/>
    <w:rsid w:val="009F359F"/>
    <w:rsid w:val="009F418B"/>
    <w:rsid w:val="009F4765"/>
    <w:rsid w:val="009F48C5"/>
    <w:rsid w:val="009F4FB8"/>
    <w:rsid w:val="009F53E2"/>
    <w:rsid w:val="009F570B"/>
    <w:rsid w:val="009F573E"/>
    <w:rsid w:val="009F57DA"/>
    <w:rsid w:val="009F5B60"/>
    <w:rsid w:val="009F65F6"/>
    <w:rsid w:val="009F6882"/>
    <w:rsid w:val="009F6D9A"/>
    <w:rsid w:val="009F7456"/>
    <w:rsid w:val="009F7893"/>
    <w:rsid w:val="009F7F27"/>
    <w:rsid w:val="00A0037E"/>
    <w:rsid w:val="00A00544"/>
    <w:rsid w:val="00A007AE"/>
    <w:rsid w:val="00A00A99"/>
    <w:rsid w:val="00A00EF1"/>
    <w:rsid w:val="00A01A21"/>
    <w:rsid w:val="00A01D15"/>
    <w:rsid w:val="00A024F5"/>
    <w:rsid w:val="00A0254E"/>
    <w:rsid w:val="00A02724"/>
    <w:rsid w:val="00A02801"/>
    <w:rsid w:val="00A02FA8"/>
    <w:rsid w:val="00A03055"/>
    <w:rsid w:val="00A030C1"/>
    <w:rsid w:val="00A03200"/>
    <w:rsid w:val="00A032F4"/>
    <w:rsid w:val="00A03857"/>
    <w:rsid w:val="00A03C2A"/>
    <w:rsid w:val="00A03D35"/>
    <w:rsid w:val="00A03D69"/>
    <w:rsid w:val="00A04537"/>
    <w:rsid w:val="00A04C39"/>
    <w:rsid w:val="00A054B5"/>
    <w:rsid w:val="00A05B39"/>
    <w:rsid w:val="00A066FE"/>
    <w:rsid w:val="00A06759"/>
    <w:rsid w:val="00A068D2"/>
    <w:rsid w:val="00A0707F"/>
    <w:rsid w:val="00A07161"/>
    <w:rsid w:val="00A075BC"/>
    <w:rsid w:val="00A102A1"/>
    <w:rsid w:val="00A10DFB"/>
    <w:rsid w:val="00A11073"/>
    <w:rsid w:val="00A11694"/>
    <w:rsid w:val="00A11768"/>
    <w:rsid w:val="00A12682"/>
    <w:rsid w:val="00A12AD4"/>
    <w:rsid w:val="00A12BC5"/>
    <w:rsid w:val="00A12FC9"/>
    <w:rsid w:val="00A132E9"/>
    <w:rsid w:val="00A1336D"/>
    <w:rsid w:val="00A157B6"/>
    <w:rsid w:val="00A15814"/>
    <w:rsid w:val="00A15BEB"/>
    <w:rsid w:val="00A16565"/>
    <w:rsid w:val="00A168B1"/>
    <w:rsid w:val="00A17145"/>
    <w:rsid w:val="00A17563"/>
    <w:rsid w:val="00A1776C"/>
    <w:rsid w:val="00A17A5E"/>
    <w:rsid w:val="00A17C3E"/>
    <w:rsid w:val="00A17FA3"/>
    <w:rsid w:val="00A2003D"/>
    <w:rsid w:val="00A205EE"/>
    <w:rsid w:val="00A20CB9"/>
    <w:rsid w:val="00A222FC"/>
    <w:rsid w:val="00A22A5A"/>
    <w:rsid w:val="00A22ABC"/>
    <w:rsid w:val="00A23730"/>
    <w:rsid w:val="00A24A0C"/>
    <w:rsid w:val="00A253E9"/>
    <w:rsid w:val="00A26AC4"/>
    <w:rsid w:val="00A26BD5"/>
    <w:rsid w:val="00A26F4C"/>
    <w:rsid w:val="00A27041"/>
    <w:rsid w:val="00A27AF9"/>
    <w:rsid w:val="00A27D83"/>
    <w:rsid w:val="00A300EB"/>
    <w:rsid w:val="00A301A7"/>
    <w:rsid w:val="00A30292"/>
    <w:rsid w:val="00A302A7"/>
    <w:rsid w:val="00A303A8"/>
    <w:rsid w:val="00A30C22"/>
    <w:rsid w:val="00A30CB2"/>
    <w:rsid w:val="00A3120B"/>
    <w:rsid w:val="00A31AA2"/>
    <w:rsid w:val="00A3233F"/>
    <w:rsid w:val="00A33021"/>
    <w:rsid w:val="00A336A3"/>
    <w:rsid w:val="00A33A07"/>
    <w:rsid w:val="00A346A9"/>
    <w:rsid w:val="00A3537B"/>
    <w:rsid w:val="00A353BF"/>
    <w:rsid w:val="00A357DA"/>
    <w:rsid w:val="00A35E8F"/>
    <w:rsid w:val="00A35F28"/>
    <w:rsid w:val="00A36380"/>
    <w:rsid w:val="00A36518"/>
    <w:rsid w:val="00A36C0D"/>
    <w:rsid w:val="00A36F49"/>
    <w:rsid w:val="00A372A1"/>
    <w:rsid w:val="00A3768B"/>
    <w:rsid w:val="00A37980"/>
    <w:rsid w:val="00A37A39"/>
    <w:rsid w:val="00A37B6E"/>
    <w:rsid w:val="00A37BF6"/>
    <w:rsid w:val="00A37FED"/>
    <w:rsid w:val="00A402FD"/>
    <w:rsid w:val="00A404E3"/>
    <w:rsid w:val="00A40512"/>
    <w:rsid w:val="00A4076F"/>
    <w:rsid w:val="00A40816"/>
    <w:rsid w:val="00A40B73"/>
    <w:rsid w:val="00A40CCB"/>
    <w:rsid w:val="00A41056"/>
    <w:rsid w:val="00A41159"/>
    <w:rsid w:val="00A413A9"/>
    <w:rsid w:val="00A4176E"/>
    <w:rsid w:val="00A419D0"/>
    <w:rsid w:val="00A41C75"/>
    <w:rsid w:val="00A41F0E"/>
    <w:rsid w:val="00A426B3"/>
    <w:rsid w:val="00A42805"/>
    <w:rsid w:val="00A42D40"/>
    <w:rsid w:val="00A42EA1"/>
    <w:rsid w:val="00A432CC"/>
    <w:rsid w:val="00A432F1"/>
    <w:rsid w:val="00A43642"/>
    <w:rsid w:val="00A438AE"/>
    <w:rsid w:val="00A444E9"/>
    <w:rsid w:val="00A44C50"/>
    <w:rsid w:val="00A44E2F"/>
    <w:rsid w:val="00A4500D"/>
    <w:rsid w:val="00A450B2"/>
    <w:rsid w:val="00A4530B"/>
    <w:rsid w:val="00A45634"/>
    <w:rsid w:val="00A45878"/>
    <w:rsid w:val="00A45A23"/>
    <w:rsid w:val="00A45C56"/>
    <w:rsid w:val="00A45DE6"/>
    <w:rsid w:val="00A46DAE"/>
    <w:rsid w:val="00A470CF"/>
    <w:rsid w:val="00A47364"/>
    <w:rsid w:val="00A473C4"/>
    <w:rsid w:val="00A473E5"/>
    <w:rsid w:val="00A4755D"/>
    <w:rsid w:val="00A4763E"/>
    <w:rsid w:val="00A47722"/>
    <w:rsid w:val="00A478B8"/>
    <w:rsid w:val="00A478D8"/>
    <w:rsid w:val="00A51593"/>
    <w:rsid w:val="00A5180A"/>
    <w:rsid w:val="00A51C6A"/>
    <w:rsid w:val="00A52615"/>
    <w:rsid w:val="00A53077"/>
    <w:rsid w:val="00A532A7"/>
    <w:rsid w:val="00A535F0"/>
    <w:rsid w:val="00A536E4"/>
    <w:rsid w:val="00A53A01"/>
    <w:rsid w:val="00A53C3A"/>
    <w:rsid w:val="00A53EC5"/>
    <w:rsid w:val="00A546AB"/>
    <w:rsid w:val="00A54AB6"/>
    <w:rsid w:val="00A54E57"/>
    <w:rsid w:val="00A552CD"/>
    <w:rsid w:val="00A55530"/>
    <w:rsid w:val="00A562EB"/>
    <w:rsid w:val="00A5679B"/>
    <w:rsid w:val="00A56874"/>
    <w:rsid w:val="00A569DF"/>
    <w:rsid w:val="00A56DAA"/>
    <w:rsid w:val="00A575EB"/>
    <w:rsid w:val="00A57717"/>
    <w:rsid w:val="00A5777E"/>
    <w:rsid w:val="00A57944"/>
    <w:rsid w:val="00A57B8A"/>
    <w:rsid w:val="00A57E55"/>
    <w:rsid w:val="00A60084"/>
    <w:rsid w:val="00A600BC"/>
    <w:rsid w:val="00A60834"/>
    <w:rsid w:val="00A60B84"/>
    <w:rsid w:val="00A60EBC"/>
    <w:rsid w:val="00A614B5"/>
    <w:rsid w:val="00A61716"/>
    <w:rsid w:val="00A61D1C"/>
    <w:rsid w:val="00A623BB"/>
    <w:rsid w:val="00A62CDF"/>
    <w:rsid w:val="00A6336A"/>
    <w:rsid w:val="00A63A16"/>
    <w:rsid w:val="00A64AA8"/>
    <w:rsid w:val="00A65758"/>
    <w:rsid w:val="00A65AD0"/>
    <w:rsid w:val="00A6618D"/>
    <w:rsid w:val="00A66AD9"/>
    <w:rsid w:val="00A66C57"/>
    <w:rsid w:val="00A6705B"/>
    <w:rsid w:val="00A677E0"/>
    <w:rsid w:val="00A67A3B"/>
    <w:rsid w:val="00A67DC4"/>
    <w:rsid w:val="00A70097"/>
    <w:rsid w:val="00A70208"/>
    <w:rsid w:val="00A70E1F"/>
    <w:rsid w:val="00A70FB6"/>
    <w:rsid w:val="00A71415"/>
    <w:rsid w:val="00A7152C"/>
    <w:rsid w:val="00A71D13"/>
    <w:rsid w:val="00A71FA8"/>
    <w:rsid w:val="00A7201E"/>
    <w:rsid w:val="00A7253B"/>
    <w:rsid w:val="00A72B40"/>
    <w:rsid w:val="00A72B72"/>
    <w:rsid w:val="00A72BF1"/>
    <w:rsid w:val="00A733D8"/>
    <w:rsid w:val="00A734AD"/>
    <w:rsid w:val="00A73B3B"/>
    <w:rsid w:val="00A74314"/>
    <w:rsid w:val="00A74812"/>
    <w:rsid w:val="00A74832"/>
    <w:rsid w:val="00A74D17"/>
    <w:rsid w:val="00A753E4"/>
    <w:rsid w:val="00A75424"/>
    <w:rsid w:val="00A75456"/>
    <w:rsid w:val="00A75590"/>
    <w:rsid w:val="00A75793"/>
    <w:rsid w:val="00A75D9E"/>
    <w:rsid w:val="00A75ECF"/>
    <w:rsid w:val="00A763BE"/>
    <w:rsid w:val="00A768B0"/>
    <w:rsid w:val="00A77007"/>
    <w:rsid w:val="00A770EA"/>
    <w:rsid w:val="00A77786"/>
    <w:rsid w:val="00A778F4"/>
    <w:rsid w:val="00A8085F"/>
    <w:rsid w:val="00A808BE"/>
    <w:rsid w:val="00A80FA0"/>
    <w:rsid w:val="00A8112C"/>
    <w:rsid w:val="00A8124A"/>
    <w:rsid w:val="00A81501"/>
    <w:rsid w:val="00A818DF"/>
    <w:rsid w:val="00A81D6A"/>
    <w:rsid w:val="00A81D6B"/>
    <w:rsid w:val="00A81EBE"/>
    <w:rsid w:val="00A8236C"/>
    <w:rsid w:val="00A823DB"/>
    <w:rsid w:val="00A82C3A"/>
    <w:rsid w:val="00A834CF"/>
    <w:rsid w:val="00A835D7"/>
    <w:rsid w:val="00A83AFB"/>
    <w:rsid w:val="00A8441C"/>
    <w:rsid w:val="00A84BCC"/>
    <w:rsid w:val="00A84D9D"/>
    <w:rsid w:val="00A84E75"/>
    <w:rsid w:val="00A85002"/>
    <w:rsid w:val="00A852EB"/>
    <w:rsid w:val="00A859FD"/>
    <w:rsid w:val="00A85AFE"/>
    <w:rsid w:val="00A86013"/>
    <w:rsid w:val="00A86CBB"/>
    <w:rsid w:val="00A86D33"/>
    <w:rsid w:val="00A86FA1"/>
    <w:rsid w:val="00A870E5"/>
    <w:rsid w:val="00A87532"/>
    <w:rsid w:val="00A875C9"/>
    <w:rsid w:val="00A87680"/>
    <w:rsid w:val="00A87CE1"/>
    <w:rsid w:val="00A87E6F"/>
    <w:rsid w:val="00A90A74"/>
    <w:rsid w:val="00A9201E"/>
    <w:rsid w:val="00A92400"/>
    <w:rsid w:val="00A92444"/>
    <w:rsid w:val="00A927ED"/>
    <w:rsid w:val="00A928CE"/>
    <w:rsid w:val="00A933BC"/>
    <w:rsid w:val="00A937A3"/>
    <w:rsid w:val="00A93834"/>
    <w:rsid w:val="00A93B4B"/>
    <w:rsid w:val="00A93C3D"/>
    <w:rsid w:val="00A93C59"/>
    <w:rsid w:val="00A93D6A"/>
    <w:rsid w:val="00A93EFF"/>
    <w:rsid w:val="00A94033"/>
    <w:rsid w:val="00A940F8"/>
    <w:rsid w:val="00A945C5"/>
    <w:rsid w:val="00A958C3"/>
    <w:rsid w:val="00A95DF5"/>
    <w:rsid w:val="00A96609"/>
    <w:rsid w:val="00A96D9C"/>
    <w:rsid w:val="00A96E4F"/>
    <w:rsid w:val="00A96E6C"/>
    <w:rsid w:val="00A9746B"/>
    <w:rsid w:val="00A976F0"/>
    <w:rsid w:val="00A9781C"/>
    <w:rsid w:val="00A97B29"/>
    <w:rsid w:val="00AA02D3"/>
    <w:rsid w:val="00AA0702"/>
    <w:rsid w:val="00AA0790"/>
    <w:rsid w:val="00AA0915"/>
    <w:rsid w:val="00AA1187"/>
    <w:rsid w:val="00AA1413"/>
    <w:rsid w:val="00AA2639"/>
    <w:rsid w:val="00AA2689"/>
    <w:rsid w:val="00AA2709"/>
    <w:rsid w:val="00AA2E3A"/>
    <w:rsid w:val="00AA31C2"/>
    <w:rsid w:val="00AA3E0C"/>
    <w:rsid w:val="00AA3E61"/>
    <w:rsid w:val="00AA3FD3"/>
    <w:rsid w:val="00AA460F"/>
    <w:rsid w:val="00AA49B3"/>
    <w:rsid w:val="00AA4F68"/>
    <w:rsid w:val="00AA5009"/>
    <w:rsid w:val="00AA633F"/>
    <w:rsid w:val="00AA63AD"/>
    <w:rsid w:val="00AA69AF"/>
    <w:rsid w:val="00AA788D"/>
    <w:rsid w:val="00AA7E0D"/>
    <w:rsid w:val="00AB0616"/>
    <w:rsid w:val="00AB07FE"/>
    <w:rsid w:val="00AB09DC"/>
    <w:rsid w:val="00AB0C6D"/>
    <w:rsid w:val="00AB0C70"/>
    <w:rsid w:val="00AB153E"/>
    <w:rsid w:val="00AB184B"/>
    <w:rsid w:val="00AB1E8A"/>
    <w:rsid w:val="00AB2311"/>
    <w:rsid w:val="00AB25B5"/>
    <w:rsid w:val="00AB26F1"/>
    <w:rsid w:val="00AB2957"/>
    <w:rsid w:val="00AB2A7B"/>
    <w:rsid w:val="00AB4591"/>
    <w:rsid w:val="00AB4E01"/>
    <w:rsid w:val="00AB55E4"/>
    <w:rsid w:val="00AB6E10"/>
    <w:rsid w:val="00AB7665"/>
    <w:rsid w:val="00AB7AD4"/>
    <w:rsid w:val="00AC02EC"/>
    <w:rsid w:val="00AC0518"/>
    <w:rsid w:val="00AC0635"/>
    <w:rsid w:val="00AC065D"/>
    <w:rsid w:val="00AC06B5"/>
    <w:rsid w:val="00AC135E"/>
    <w:rsid w:val="00AC21B3"/>
    <w:rsid w:val="00AC260B"/>
    <w:rsid w:val="00AC267F"/>
    <w:rsid w:val="00AC2699"/>
    <w:rsid w:val="00AC2AAE"/>
    <w:rsid w:val="00AC2B07"/>
    <w:rsid w:val="00AC2B3A"/>
    <w:rsid w:val="00AC2E34"/>
    <w:rsid w:val="00AC3823"/>
    <w:rsid w:val="00AC3D06"/>
    <w:rsid w:val="00AC42A9"/>
    <w:rsid w:val="00AC45A3"/>
    <w:rsid w:val="00AC4752"/>
    <w:rsid w:val="00AC4FAF"/>
    <w:rsid w:val="00AC59F9"/>
    <w:rsid w:val="00AC6120"/>
    <w:rsid w:val="00AC66E6"/>
    <w:rsid w:val="00AC7209"/>
    <w:rsid w:val="00AC7831"/>
    <w:rsid w:val="00AD072A"/>
    <w:rsid w:val="00AD0A6D"/>
    <w:rsid w:val="00AD1385"/>
    <w:rsid w:val="00AD13D3"/>
    <w:rsid w:val="00AD1675"/>
    <w:rsid w:val="00AD18F3"/>
    <w:rsid w:val="00AD2390"/>
    <w:rsid w:val="00AD249F"/>
    <w:rsid w:val="00AD2A24"/>
    <w:rsid w:val="00AD2EE3"/>
    <w:rsid w:val="00AD32D5"/>
    <w:rsid w:val="00AD37BF"/>
    <w:rsid w:val="00AD3A5F"/>
    <w:rsid w:val="00AD3B28"/>
    <w:rsid w:val="00AD4239"/>
    <w:rsid w:val="00AD4774"/>
    <w:rsid w:val="00AD4B50"/>
    <w:rsid w:val="00AD4F1C"/>
    <w:rsid w:val="00AD4FB8"/>
    <w:rsid w:val="00AD6094"/>
    <w:rsid w:val="00AD656E"/>
    <w:rsid w:val="00AD6582"/>
    <w:rsid w:val="00AD6F02"/>
    <w:rsid w:val="00AD71B2"/>
    <w:rsid w:val="00AD7939"/>
    <w:rsid w:val="00AD7CA0"/>
    <w:rsid w:val="00AD7D9A"/>
    <w:rsid w:val="00AE01DE"/>
    <w:rsid w:val="00AE09D7"/>
    <w:rsid w:val="00AE12FA"/>
    <w:rsid w:val="00AE1916"/>
    <w:rsid w:val="00AE1A2D"/>
    <w:rsid w:val="00AE1B2E"/>
    <w:rsid w:val="00AE1B8A"/>
    <w:rsid w:val="00AE1C22"/>
    <w:rsid w:val="00AE1E53"/>
    <w:rsid w:val="00AE22F5"/>
    <w:rsid w:val="00AE2678"/>
    <w:rsid w:val="00AE29B0"/>
    <w:rsid w:val="00AE2CDB"/>
    <w:rsid w:val="00AE3382"/>
    <w:rsid w:val="00AE3500"/>
    <w:rsid w:val="00AE42F0"/>
    <w:rsid w:val="00AE4DC7"/>
    <w:rsid w:val="00AE4E8B"/>
    <w:rsid w:val="00AE53B4"/>
    <w:rsid w:val="00AE5F04"/>
    <w:rsid w:val="00AE6050"/>
    <w:rsid w:val="00AE6148"/>
    <w:rsid w:val="00AE6878"/>
    <w:rsid w:val="00AE6B28"/>
    <w:rsid w:val="00AE6D76"/>
    <w:rsid w:val="00AE715A"/>
    <w:rsid w:val="00AE72E5"/>
    <w:rsid w:val="00AE7594"/>
    <w:rsid w:val="00AE7643"/>
    <w:rsid w:val="00AE7AFC"/>
    <w:rsid w:val="00AE7B07"/>
    <w:rsid w:val="00AF01F6"/>
    <w:rsid w:val="00AF23EF"/>
    <w:rsid w:val="00AF278D"/>
    <w:rsid w:val="00AF27EC"/>
    <w:rsid w:val="00AF28F3"/>
    <w:rsid w:val="00AF329A"/>
    <w:rsid w:val="00AF334D"/>
    <w:rsid w:val="00AF39C6"/>
    <w:rsid w:val="00AF3AFB"/>
    <w:rsid w:val="00AF40AD"/>
    <w:rsid w:val="00AF4CC2"/>
    <w:rsid w:val="00AF4EBD"/>
    <w:rsid w:val="00AF5406"/>
    <w:rsid w:val="00AF662D"/>
    <w:rsid w:val="00AF6A2D"/>
    <w:rsid w:val="00AF74AF"/>
    <w:rsid w:val="00AF7970"/>
    <w:rsid w:val="00AF7FBA"/>
    <w:rsid w:val="00B00B42"/>
    <w:rsid w:val="00B00B61"/>
    <w:rsid w:val="00B00C21"/>
    <w:rsid w:val="00B00C30"/>
    <w:rsid w:val="00B00E63"/>
    <w:rsid w:val="00B00FD5"/>
    <w:rsid w:val="00B01059"/>
    <w:rsid w:val="00B0163C"/>
    <w:rsid w:val="00B01CDC"/>
    <w:rsid w:val="00B023F6"/>
    <w:rsid w:val="00B02902"/>
    <w:rsid w:val="00B02978"/>
    <w:rsid w:val="00B02B16"/>
    <w:rsid w:val="00B02C41"/>
    <w:rsid w:val="00B02D63"/>
    <w:rsid w:val="00B03037"/>
    <w:rsid w:val="00B03A90"/>
    <w:rsid w:val="00B04A10"/>
    <w:rsid w:val="00B04B17"/>
    <w:rsid w:val="00B0508F"/>
    <w:rsid w:val="00B059C2"/>
    <w:rsid w:val="00B05E1B"/>
    <w:rsid w:val="00B0657C"/>
    <w:rsid w:val="00B0673E"/>
    <w:rsid w:val="00B069CA"/>
    <w:rsid w:val="00B06A54"/>
    <w:rsid w:val="00B06A6C"/>
    <w:rsid w:val="00B070B6"/>
    <w:rsid w:val="00B07161"/>
    <w:rsid w:val="00B071DB"/>
    <w:rsid w:val="00B07315"/>
    <w:rsid w:val="00B104E3"/>
    <w:rsid w:val="00B10C2D"/>
    <w:rsid w:val="00B10D43"/>
    <w:rsid w:val="00B10F2A"/>
    <w:rsid w:val="00B11DA6"/>
    <w:rsid w:val="00B124EB"/>
    <w:rsid w:val="00B125F4"/>
    <w:rsid w:val="00B1286E"/>
    <w:rsid w:val="00B12BCC"/>
    <w:rsid w:val="00B13BA7"/>
    <w:rsid w:val="00B13D01"/>
    <w:rsid w:val="00B14D3F"/>
    <w:rsid w:val="00B1565C"/>
    <w:rsid w:val="00B1568D"/>
    <w:rsid w:val="00B15875"/>
    <w:rsid w:val="00B15A75"/>
    <w:rsid w:val="00B15F4B"/>
    <w:rsid w:val="00B1645D"/>
    <w:rsid w:val="00B16B01"/>
    <w:rsid w:val="00B16FB4"/>
    <w:rsid w:val="00B172D2"/>
    <w:rsid w:val="00B17E42"/>
    <w:rsid w:val="00B17EE6"/>
    <w:rsid w:val="00B20193"/>
    <w:rsid w:val="00B2024F"/>
    <w:rsid w:val="00B20532"/>
    <w:rsid w:val="00B20828"/>
    <w:rsid w:val="00B21050"/>
    <w:rsid w:val="00B2131A"/>
    <w:rsid w:val="00B2192D"/>
    <w:rsid w:val="00B21B10"/>
    <w:rsid w:val="00B21C79"/>
    <w:rsid w:val="00B227BD"/>
    <w:rsid w:val="00B22AA4"/>
    <w:rsid w:val="00B22FC4"/>
    <w:rsid w:val="00B230E4"/>
    <w:rsid w:val="00B2365F"/>
    <w:rsid w:val="00B23A94"/>
    <w:rsid w:val="00B241D1"/>
    <w:rsid w:val="00B24D7B"/>
    <w:rsid w:val="00B24DBF"/>
    <w:rsid w:val="00B25049"/>
    <w:rsid w:val="00B2562B"/>
    <w:rsid w:val="00B25645"/>
    <w:rsid w:val="00B25C93"/>
    <w:rsid w:val="00B25F9B"/>
    <w:rsid w:val="00B265CE"/>
    <w:rsid w:val="00B268F1"/>
    <w:rsid w:val="00B26935"/>
    <w:rsid w:val="00B26BAC"/>
    <w:rsid w:val="00B26FC2"/>
    <w:rsid w:val="00B27082"/>
    <w:rsid w:val="00B27090"/>
    <w:rsid w:val="00B27177"/>
    <w:rsid w:val="00B2792B"/>
    <w:rsid w:val="00B27B60"/>
    <w:rsid w:val="00B309D3"/>
    <w:rsid w:val="00B30A1D"/>
    <w:rsid w:val="00B30C8B"/>
    <w:rsid w:val="00B310B1"/>
    <w:rsid w:val="00B3133D"/>
    <w:rsid w:val="00B31650"/>
    <w:rsid w:val="00B3189C"/>
    <w:rsid w:val="00B322EE"/>
    <w:rsid w:val="00B32B47"/>
    <w:rsid w:val="00B32F77"/>
    <w:rsid w:val="00B3317B"/>
    <w:rsid w:val="00B34719"/>
    <w:rsid w:val="00B3516B"/>
    <w:rsid w:val="00B35951"/>
    <w:rsid w:val="00B360BC"/>
    <w:rsid w:val="00B36344"/>
    <w:rsid w:val="00B36357"/>
    <w:rsid w:val="00B3729A"/>
    <w:rsid w:val="00B3772B"/>
    <w:rsid w:val="00B407DD"/>
    <w:rsid w:val="00B412CA"/>
    <w:rsid w:val="00B41D82"/>
    <w:rsid w:val="00B41F43"/>
    <w:rsid w:val="00B42557"/>
    <w:rsid w:val="00B43589"/>
    <w:rsid w:val="00B436EA"/>
    <w:rsid w:val="00B43963"/>
    <w:rsid w:val="00B44797"/>
    <w:rsid w:val="00B44F77"/>
    <w:rsid w:val="00B44FA1"/>
    <w:rsid w:val="00B461C3"/>
    <w:rsid w:val="00B4652E"/>
    <w:rsid w:val="00B46AC4"/>
    <w:rsid w:val="00B4768C"/>
    <w:rsid w:val="00B5017C"/>
    <w:rsid w:val="00B5044F"/>
    <w:rsid w:val="00B504A0"/>
    <w:rsid w:val="00B50A7B"/>
    <w:rsid w:val="00B50BCE"/>
    <w:rsid w:val="00B50E3B"/>
    <w:rsid w:val="00B519DB"/>
    <w:rsid w:val="00B51BAD"/>
    <w:rsid w:val="00B51F95"/>
    <w:rsid w:val="00B52304"/>
    <w:rsid w:val="00B52A3B"/>
    <w:rsid w:val="00B52AA0"/>
    <w:rsid w:val="00B53450"/>
    <w:rsid w:val="00B5371D"/>
    <w:rsid w:val="00B537AE"/>
    <w:rsid w:val="00B53CFB"/>
    <w:rsid w:val="00B5438D"/>
    <w:rsid w:val="00B54588"/>
    <w:rsid w:val="00B54972"/>
    <w:rsid w:val="00B54DC1"/>
    <w:rsid w:val="00B5520D"/>
    <w:rsid w:val="00B5546F"/>
    <w:rsid w:val="00B55815"/>
    <w:rsid w:val="00B55A94"/>
    <w:rsid w:val="00B55EA7"/>
    <w:rsid w:val="00B56103"/>
    <w:rsid w:val="00B563F3"/>
    <w:rsid w:val="00B56CD6"/>
    <w:rsid w:val="00B57188"/>
    <w:rsid w:val="00B5739A"/>
    <w:rsid w:val="00B57417"/>
    <w:rsid w:val="00B577A9"/>
    <w:rsid w:val="00B577AF"/>
    <w:rsid w:val="00B57842"/>
    <w:rsid w:val="00B57A01"/>
    <w:rsid w:val="00B57B0B"/>
    <w:rsid w:val="00B601AC"/>
    <w:rsid w:val="00B60861"/>
    <w:rsid w:val="00B608AF"/>
    <w:rsid w:val="00B60E3E"/>
    <w:rsid w:val="00B60E71"/>
    <w:rsid w:val="00B612D5"/>
    <w:rsid w:val="00B6144B"/>
    <w:rsid w:val="00B61BB0"/>
    <w:rsid w:val="00B61F85"/>
    <w:rsid w:val="00B6250B"/>
    <w:rsid w:val="00B625CA"/>
    <w:rsid w:val="00B62ABD"/>
    <w:rsid w:val="00B62B6C"/>
    <w:rsid w:val="00B62C5E"/>
    <w:rsid w:val="00B62D62"/>
    <w:rsid w:val="00B63131"/>
    <w:rsid w:val="00B631B3"/>
    <w:rsid w:val="00B63502"/>
    <w:rsid w:val="00B63690"/>
    <w:rsid w:val="00B63825"/>
    <w:rsid w:val="00B63CC1"/>
    <w:rsid w:val="00B64321"/>
    <w:rsid w:val="00B6434C"/>
    <w:rsid w:val="00B6514C"/>
    <w:rsid w:val="00B654AC"/>
    <w:rsid w:val="00B65C43"/>
    <w:rsid w:val="00B65EE9"/>
    <w:rsid w:val="00B660FC"/>
    <w:rsid w:val="00B661C7"/>
    <w:rsid w:val="00B6656A"/>
    <w:rsid w:val="00B66888"/>
    <w:rsid w:val="00B66BDB"/>
    <w:rsid w:val="00B67074"/>
    <w:rsid w:val="00B67978"/>
    <w:rsid w:val="00B70426"/>
    <w:rsid w:val="00B704D2"/>
    <w:rsid w:val="00B70547"/>
    <w:rsid w:val="00B70D31"/>
    <w:rsid w:val="00B710BF"/>
    <w:rsid w:val="00B71303"/>
    <w:rsid w:val="00B7139D"/>
    <w:rsid w:val="00B715D4"/>
    <w:rsid w:val="00B71A6A"/>
    <w:rsid w:val="00B71D3D"/>
    <w:rsid w:val="00B720F4"/>
    <w:rsid w:val="00B72EC6"/>
    <w:rsid w:val="00B730E2"/>
    <w:rsid w:val="00B73156"/>
    <w:rsid w:val="00B73534"/>
    <w:rsid w:val="00B7367D"/>
    <w:rsid w:val="00B739E9"/>
    <w:rsid w:val="00B7421A"/>
    <w:rsid w:val="00B74998"/>
    <w:rsid w:val="00B74A7C"/>
    <w:rsid w:val="00B74D3B"/>
    <w:rsid w:val="00B76217"/>
    <w:rsid w:val="00B76266"/>
    <w:rsid w:val="00B77555"/>
    <w:rsid w:val="00B77FD1"/>
    <w:rsid w:val="00B8084A"/>
    <w:rsid w:val="00B80BD2"/>
    <w:rsid w:val="00B80BF0"/>
    <w:rsid w:val="00B80CC5"/>
    <w:rsid w:val="00B80ED8"/>
    <w:rsid w:val="00B80FD7"/>
    <w:rsid w:val="00B813FA"/>
    <w:rsid w:val="00B815B8"/>
    <w:rsid w:val="00B823F2"/>
    <w:rsid w:val="00B8245B"/>
    <w:rsid w:val="00B827CF"/>
    <w:rsid w:val="00B82D14"/>
    <w:rsid w:val="00B83709"/>
    <w:rsid w:val="00B8374D"/>
    <w:rsid w:val="00B8387A"/>
    <w:rsid w:val="00B83ACA"/>
    <w:rsid w:val="00B83C78"/>
    <w:rsid w:val="00B849EB"/>
    <w:rsid w:val="00B85710"/>
    <w:rsid w:val="00B85741"/>
    <w:rsid w:val="00B85E05"/>
    <w:rsid w:val="00B8633F"/>
    <w:rsid w:val="00B86390"/>
    <w:rsid w:val="00B864E0"/>
    <w:rsid w:val="00B87192"/>
    <w:rsid w:val="00B873EB"/>
    <w:rsid w:val="00B87839"/>
    <w:rsid w:val="00B9069C"/>
    <w:rsid w:val="00B9079C"/>
    <w:rsid w:val="00B909F9"/>
    <w:rsid w:val="00B90A67"/>
    <w:rsid w:val="00B90EC3"/>
    <w:rsid w:val="00B910CB"/>
    <w:rsid w:val="00B9185E"/>
    <w:rsid w:val="00B91936"/>
    <w:rsid w:val="00B91C06"/>
    <w:rsid w:val="00B9200E"/>
    <w:rsid w:val="00B9276C"/>
    <w:rsid w:val="00B93616"/>
    <w:rsid w:val="00B936CD"/>
    <w:rsid w:val="00B93C6F"/>
    <w:rsid w:val="00B941C8"/>
    <w:rsid w:val="00B94576"/>
    <w:rsid w:val="00B94588"/>
    <w:rsid w:val="00B94D6B"/>
    <w:rsid w:val="00B95446"/>
    <w:rsid w:val="00B959E3"/>
    <w:rsid w:val="00B96075"/>
    <w:rsid w:val="00B96196"/>
    <w:rsid w:val="00B96322"/>
    <w:rsid w:val="00B96367"/>
    <w:rsid w:val="00B969FE"/>
    <w:rsid w:val="00B973E1"/>
    <w:rsid w:val="00B978B0"/>
    <w:rsid w:val="00B97C28"/>
    <w:rsid w:val="00BA037D"/>
    <w:rsid w:val="00BA0803"/>
    <w:rsid w:val="00BA0D2D"/>
    <w:rsid w:val="00BA1CA6"/>
    <w:rsid w:val="00BA242D"/>
    <w:rsid w:val="00BA24DC"/>
    <w:rsid w:val="00BA27B2"/>
    <w:rsid w:val="00BA2C5A"/>
    <w:rsid w:val="00BA2D05"/>
    <w:rsid w:val="00BA2F87"/>
    <w:rsid w:val="00BA3788"/>
    <w:rsid w:val="00BA37E3"/>
    <w:rsid w:val="00BA3876"/>
    <w:rsid w:val="00BA3D15"/>
    <w:rsid w:val="00BA453B"/>
    <w:rsid w:val="00BA4FAE"/>
    <w:rsid w:val="00BA5A87"/>
    <w:rsid w:val="00BA5AFA"/>
    <w:rsid w:val="00BA65F8"/>
    <w:rsid w:val="00BA6D06"/>
    <w:rsid w:val="00BA6DCB"/>
    <w:rsid w:val="00BA748B"/>
    <w:rsid w:val="00BA786C"/>
    <w:rsid w:val="00BB1141"/>
    <w:rsid w:val="00BB2203"/>
    <w:rsid w:val="00BB23BC"/>
    <w:rsid w:val="00BB2558"/>
    <w:rsid w:val="00BB300B"/>
    <w:rsid w:val="00BB3152"/>
    <w:rsid w:val="00BB362A"/>
    <w:rsid w:val="00BB3C05"/>
    <w:rsid w:val="00BB4538"/>
    <w:rsid w:val="00BB4B20"/>
    <w:rsid w:val="00BB4C10"/>
    <w:rsid w:val="00BB522B"/>
    <w:rsid w:val="00BB55D6"/>
    <w:rsid w:val="00BB5831"/>
    <w:rsid w:val="00BB5C61"/>
    <w:rsid w:val="00BB63B2"/>
    <w:rsid w:val="00BB6DAC"/>
    <w:rsid w:val="00BB6E92"/>
    <w:rsid w:val="00BB6ED1"/>
    <w:rsid w:val="00BB7218"/>
    <w:rsid w:val="00BB77E6"/>
    <w:rsid w:val="00BB7B4D"/>
    <w:rsid w:val="00BC05F7"/>
    <w:rsid w:val="00BC068D"/>
    <w:rsid w:val="00BC082B"/>
    <w:rsid w:val="00BC0C65"/>
    <w:rsid w:val="00BC0EB7"/>
    <w:rsid w:val="00BC1123"/>
    <w:rsid w:val="00BC1416"/>
    <w:rsid w:val="00BC1C21"/>
    <w:rsid w:val="00BC1D43"/>
    <w:rsid w:val="00BC2560"/>
    <w:rsid w:val="00BC3402"/>
    <w:rsid w:val="00BC352C"/>
    <w:rsid w:val="00BC362B"/>
    <w:rsid w:val="00BC4685"/>
    <w:rsid w:val="00BC502B"/>
    <w:rsid w:val="00BC55DB"/>
    <w:rsid w:val="00BC57C2"/>
    <w:rsid w:val="00BC67DA"/>
    <w:rsid w:val="00BC6D27"/>
    <w:rsid w:val="00BC6E91"/>
    <w:rsid w:val="00BC6FB0"/>
    <w:rsid w:val="00BC70A5"/>
    <w:rsid w:val="00BC75A8"/>
    <w:rsid w:val="00BD0244"/>
    <w:rsid w:val="00BD0565"/>
    <w:rsid w:val="00BD0AF4"/>
    <w:rsid w:val="00BD0B01"/>
    <w:rsid w:val="00BD0C15"/>
    <w:rsid w:val="00BD0CBB"/>
    <w:rsid w:val="00BD0D76"/>
    <w:rsid w:val="00BD119C"/>
    <w:rsid w:val="00BD15B3"/>
    <w:rsid w:val="00BD16B3"/>
    <w:rsid w:val="00BD1D16"/>
    <w:rsid w:val="00BD2DD7"/>
    <w:rsid w:val="00BD3161"/>
    <w:rsid w:val="00BD324D"/>
    <w:rsid w:val="00BD32CB"/>
    <w:rsid w:val="00BD35AC"/>
    <w:rsid w:val="00BD3A00"/>
    <w:rsid w:val="00BD3C2C"/>
    <w:rsid w:val="00BD3CA8"/>
    <w:rsid w:val="00BD4325"/>
    <w:rsid w:val="00BD43F3"/>
    <w:rsid w:val="00BD49FF"/>
    <w:rsid w:val="00BD4F10"/>
    <w:rsid w:val="00BD5079"/>
    <w:rsid w:val="00BD63CC"/>
    <w:rsid w:val="00BD660B"/>
    <w:rsid w:val="00BD6741"/>
    <w:rsid w:val="00BD67CB"/>
    <w:rsid w:val="00BD7412"/>
    <w:rsid w:val="00BD7A48"/>
    <w:rsid w:val="00BD7B52"/>
    <w:rsid w:val="00BE01D9"/>
    <w:rsid w:val="00BE01FB"/>
    <w:rsid w:val="00BE0331"/>
    <w:rsid w:val="00BE05EE"/>
    <w:rsid w:val="00BE242C"/>
    <w:rsid w:val="00BE2883"/>
    <w:rsid w:val="00BE28BF"/>
    <w:rsid w:val="00BE3401"/>
    <w:rsid w:val="00BE364A"/>
    <w:rsid w:val="00BE3A23"/>
    <w:rsid w:val="00BE3CFF"/>
    <w:rsid w:val="00BE41F9"/>
    <w:rsid w:val="00BE4D62"/>
    <w:rsid w:val="00BE4E4A"/>
    <w:rsid w:val="00BE5256"/>
    <w:rsid w:val="00BE535B"/>
    <w:rsid w:val="00BE56D9"/>
    <w:rsid w:val="00BE57A9"/>
    <w:rsid w:val="00BE5823"/>
    <w:rsid w:val="00BE5B52"/>
    <w:rsid w:val="00BE692B"/>
    <w:rsid w:val="00BE6E9C"/>
    <w:rsid w:val="00BE7DB7"/>
    <w:rsid w:val="00BF0089"/>
    <w:rsid w:val="00BF03DA"/>
    <w:rsid w:val="00BF03F0"/>
    <w:rsid w:val="00BF0617"/>
    <w:rsid w:val="00BF0691"/>
    <w:rsid w:val="00BF0CAF"/>
    <w:rsid w:val="00BF1B5D"/>
    <w:rsid w:val="00BF1BCF"/>
    <w:rsid w:val="00BF2D63"/>
    <w:rsid w:val="00BF3259"/>
    <w:rsid w:val="00BF33D7"/>
    <w:rsid w:val="00BF398A"/>
    <w:rsid w:val="00BF3D72"/>
    <w:rsid w:val="00BF407D"/>
    <w:rsid w:val="00BF4554"/>
    <w:rsid w:val="00BF5174"/>
    <w:rsid w:val="00BF58A5"/>
    <w:rsid w:val="00BF5C44"/>
    <w:rsid w:val="00BF5D1B"/>
    <w:rsid w:val="00BF5F22"/>
    <w:rsid w:val="00BF621F"/>
    <w:rsid w:val="00BF6C3B"/>
    <w:rsid w:val="00BF6CF5"/>
    <w:rsid w:val="00BF706C"/>
    <w:rsid w:val="00BF7266"/>
    <w:rsid w:val="00BF72B1"/>
    <w:rsid w:val="00BF72F6"/>
    <w:rsid w:val="00BF7A23"/>
    <w:rsid w:val="00BF7C3A"/>
    <w:rsid w:val="00C0007F"/>
    <w:rsid w:val="00C00093"/>
    <w:rsid w:val="00C0037E"/>
    <w:rsid w:val="00C01337"/>
    <w:rsid w:val="00C01648"/>
    <w:rsid w:val="00C020F6"/>
    <w:rsid w:val="00C025E8"/>
    <w:rsid w:val="00C02BA6"/>
    <w:rsid w:val="00C02D74"/>
    <w:rsid w:val="00C03182"/>
    <w:rsid w:val="00C033CB"/>
    <w:rsid w:val="00C04560"/>
    <w:rsid w:val="00C0505A"/>
    <w:rsid w:val="00C0576A"/>
    <w:rsid w:val="00C05AE9"/>
    <w:rsid w:val="00C05DC7"/>
    <w:rsid w:val="00C06043"/>
    <w:rsid w:val="00C068FA"/>
    <w:rsid w:val="00C06B70"/>
    <w:rsid w:val="00C06C78"/>
    <w:rsid w:val="00C07284"/>
    <w:rsid w:val="00C072AE"/>
    <w:rsid w:val="00C07375"/>
    <w:rsid w:val="00C1008E"/>
    <w:rsid w:val="00C1129F"/>
    <w:rsid w:val="00C11AED"/>
    <w:rsid w:val="00C11F96"/>
    <w:rsid w:val="00C1229A"/>
    <w:rsid w:val="00C122A5"/>
    <w:rsid w:val="00C122C7"/>
    <w:rsid w:val="00C12610"/>
    <w:rsid w:val="00C12B2B"/>
    <w:rsid w:val="00C13176"/>
    <w:rsid w:val="00C13F15"/>
    <w:rsid w:val="00C144C9"/>
    <w:rsid w:val="00C147A1"/>
    <w:rsid w:val="00C148E1"/>
    <w:rsid w:val="00C1575C"/>
    <w:rsid w:val="00C15BF9"/>
    <w:rsid w:val="00C165E4"/>
    <w:rsid w:val="00C16AAB"/>
    <w:rsid w:val="00C16C99"/>
    <w:rsid w:val="00C171E3"/>
    <w:rsid w:val="00C17422"/>
    <w:rsid w:val="00C1767C"/>
    <w:rsid w:val="00C20074"/>
    <w:rsid w:val="00C200D8"/>
    <w:rsid w:val="00C2075C"/>
    <w:rsid w:val="00C20A9C"/>
    <w:rsid w:val="00C20BDD"/>
    <w:rsid w:val="00C20C91"/>
    <w:rsid w:val="00C20E4A"/>
    <w:rsid w:val="00C20FC1"/>
    <w:rsid w:val="00C21558"/>
    <w:rsid w:val="00C21648"/>
    <w:rsid w:val="00C21864"/>
    <w:rsid w:val="00C21A08"/>
    <w:rsid w:val="00C22481"/>
    <w:rsid w:val="00C22749"/>
    <w:rsid w:val="00C228D2"/>
    <w:rsid w:val="00C23182"/>
    <w:rsid w:val="00C23425"/>
    <w:rsid w:val="00C23D7C"/>
    <w:rsid w:val="00C243DD"/>
    <w:rsid w:val="00C24664"/>
    <w:rsid w:val="00C25181"/>
    <w:rsid w:val="00C252DF"/>
    <w:rsid w:val="00C25951"/>
    <w:rsid w:val="00C25ADF"/>
    <w:rsid w:val="00C25D76"/>
    <w:rsid w:val="00C26373"/>
    <w:rsid w:val="00C2698C"/>
    <w:rsid w:val="00C26FC2"/>
    <w:rsid w:val="00C272F1"/>
    <w:rsid w:val="00C27884"/>
    <w:rsid w:val="00C27A6A"/>
    <w:rsid w:val="00C27B91"/>
    <w:rsid w:val="00C27EBC"/>
    <w:rsid w:val="00C30435"/>
    <w:rsid w:val="00C30ADD"/>
    <w:rsid w:val="00C30B94"/>
    <w:rsid w:val="00C316AE"/>
    <w:rsid w:val="00C31D56"/>
    <w:rsid w:val="00C3262B"/>
    <w:rsid w:val="00C326D3"/>
    <w:rsid w:val="00C329E8"/>
    <w:rsid w:val="00C331F5"/>
    <w:rsid w:val="00C33755"/>
    <w:rsid w:val="00C339EA"/>
    <w:rsid w:val="00C33F08"/>
    <w:rsid w:val="00C34630"/>
    <w:rsid w:val="00C3477D"/>
    <w:rsid w:val="00C34A9E"/>
    <w:rsid w:val="00C34AC3"/>
    <w:rsid w:val="00C35D79"/>
    <w:rsid w:val="00C36769"/>
    <w:rsid w:val="00C36C17"/>
    <w:rsid w:val="00C36F4B"/>
    <w:rsid w:val="00C37742"/>
    <w:rsid w:val="00C37952"/>
    <w:rsid w:val="00C37CB0"/>
    <w:rsid w:val="00C40400"/>
    <w:rsid w:val="00C406C8"/>
    <w:rsid w:val="00C408A7"/>
    <w:rsid w:val="00C40B52"/>
    <w:rsid w:val="00C40C61"/>
    <w:rsid w:val="00C40F3A"/>
    <w:rsid w:val="00C4104C"/>
    <w:rsid w:val="00C412F9"/>
    <w:rsid w:val="00C41DDB"/>
    <w:rsid w:val="00C41E69"/>
    <w:rsid w:val="00C4296B"/>
    <w:rsid w:val="00C42BF1"/>
    <w:rsid w:val="00C42CCF"/>
    <w:rsid w:val="00C42FA4"/>
    <w:rsid w:val="00C436DD"/>
    <w:rsid w:val="00C439BD"/>
    <w:rsid w:val="00C440CD"/>
    <w:rsid w:val="00C44679"/>
    <w:rsid w:val="00C44782"/>
    <w:rsid w:val="00C44FA0"/>
    <w:rsid w:val="00C45A96"/>
    <w:rsid w:val="00C46505"/>
    <w:rsid w:val="00C466E4"/>
    <w:rsid w:val="00C50516"/>
    <w:rsid w:val="00C506DF"/>
    <w:rsid w:val="00C51401"/>
    <w:rsid w:val="00C51610"/>
    <w:rsid w:val="00C51702"/>
    <w:rsid w:val="00C51A68"/>
    <w:rsid w:val="00C5214C"/>
    <w:rsid w:val="00C5249D"/>
    <w:rsid w:val="00C52CDB"/>
    <w:rsid w:val="00C530B7"/>
    <w:rsid w:val="00C53511"/>
    <w:rsid w:val="00C53C0C"/>
    <w:rsid w:val="00C53D12"/>
    <w:rsid w:val="00C541B7"/>
    <w:rsid w:val="00C5475C"/>
    <w:rsid w:val="00C54F86"/>
    <w:rsid w:val="00C5532D"/>
    <w:rsid w:val="00C55724"/>
    <w:rsid w:val="00C56063"/>
    <w:rsid w:val="00C561A1"/>
    <w:rsid w:val="00C5672D"/>
    <w:rsid w:val="00C57075"/>
    <w:rsid w:val="00C578F4"/>
    <w:rsid w:val="00C5795B"/>
    <w:rsid w:val="00C57BEE"/>
    <w:rsid w:val="00C601F9"/>
    <w:rsid w:val="00C60642"/>
    <w:rsid w:val="00C6067C"/>
    <w:rsid w:val="00C60C04"/>
    <w:rsid w:val="00C60D1A"/>
    <w:rsid w:val="00C60D4B"/>
    <w:rsid w:val="00C627C1"/>
    <w:rsid w:val="00C627F4"/>
    <w:rsid w:val="00C63062"/>
    <w:rsid w:val="00C64319"/>
    <w:rsid w:val="00C64E8D"/>
    <w:rsid w:val="00C64FE6"/>
    <w:rsid w:val="00C652D0"/>
    <w:rsid w:val="00C65319"/>
    <w:rsid w:val="00C657DA"/>
    <w:rsid w:val="00C659B6"/>
    <w:rsid w:val="00C65D61"/>
    <w:rsid w:val="00C66244"/>
    <w:rsid w:val="00C66CE0"/>
    <w:rsid w:val="00C66FFB"/>
    <w:rsid w:val="00C675F2"/>
    <w:rsid w:val="00C678BD"/>
    <w:rsid w:val="00C67DB6"/>
    <w:rsid w:val="00C7052F"/>
    <w:rsid w:val="00C70726"/>
    <w:rsid w:val="00C707E8"/>
    <w:rsid w:val="00C708C9"/>
    <w:rsid w:val="00C70CFB"/>
    <w:rsid w:val="00C711FD"/>
    <w:rsid w:val="00C71225"/>
    <w:rsid w:val="00C712A9"/>
    <w:rsid w:val="00C7150F"/>
    <w:rsid w:val="00C71A00"/>
    <w:rsid w:val="00C71C85"/>
    <w:rsid w:val="00C71E9A"/>
    <w:rsid w:val="00C71F09"/>
    <w:rsid w:val="00C72287"/>
    <w:rsid w:val="00C725CB"/>
    <w:rsid w:val="00C72B8E"/>
    <w:rsid w:val="00C72FBE"/>
    <w:rsid w:val="00C732C6"/>
    <w:rsid w:val="00C73FD3"/>
    <w:rsid w:val="00C74409"/>
    <w:rsid w:val="00C74A91"/>
    <w:rsid w:val="00C74D0C"/>
    <w:rsid w:val="00C75717"/>
    <w:rsid w:val="00C75D25"/>
    <w:rsid w:val="00C75D43"/>
    <w:rsid w:val="00C76505"/>
    <w:rsid w:val="00C76CAC"/>
    <w:rsid w:val="00C77278"/>
    <w:rsid w:val="00C77496"/>
    <w:rsid w:val="00C777DF"/>
    <w:rsid w:val="00C77D57"/>
    <w:rsid w:val="00C805FC"/>
    <w:rsid w:val="00C806DD"/>
    <w:rsid w:val="00C80A92"/>
    <w:rsid w:val="00C810F7"/>
    <w:rsid w:val="00C812E5"/>
    <w:rsid w:val="00C81418"/>
    <w:rsid w:val="00C8191F"/>
    <w:rsid w:val="00C82535"/>
    <w:rsid w:val="00C83602"/>
    <w:rsid w:val="00C83927"/>
    <w:rsid w:val="00C83978"/>
    <w:rsid w:val="00C8406A"/>
    <w:rsid w:val="00C8415B"/>
    <w:rsid w:val="00C8425E"/>
    <w:rsid w:val="00C84342"/>
    <w:rsid w:val="00C844E9"/>
    <w:rsid w:val="00C85260"/>
    <w:rsid w:val="00C855CB"/>
    <w:rsid w:val="00C855D0"/>
    <w:rsid w:val="00C85C02"/>
    <w:rsid w:val="00C87017"/>
    <w:rsid w:val="00C87461"/>
    <w:rsid w:val="00C8751F"/>
    <w:rsid w:val="00C8756F"/>
    <w:rsid w:val="00C87670"/>
    <w:rsid w:val="00C878C9"/>
    <w:rsid w:val="00C900E3"/>
    <w:rsid w:val="00C90C2D"/>
    <w:rsid w:val="00C90E2B"/>
    <w:rsid w:val="00C90E97"/>
    <w:rsid w:val="00C911CB"/>
    <w:rsid w:val="00C913FE"/>
    <w:rsid w:val="00C91873"/>
    <w:rsid w:val="00C91A86"/>
    <w:rsid w:val="00C91E62"/>
    <w:rsid w:val="00C92670"/>
    <w:rsid w:val="00C92928"/>
    <w:rsid w:val="00C92AA6"/>
    <w:rsid w:val="00C92BC5"/>
    <w:rsid w:val="00C92CC8"/>
    <w:rsid w:val="00C93618"/>
    <w:rsid w:val="00C94046"/>
    <w:rsid w:val="00C948CB"/>
    <w:rsid w:val="00C9497E"/>
    <w:rsid w:val="00C9532A"/>
    <w:rsid w:val="00C9546F"/>
    <w:rsid w:val="00C956CB"/>
    <w:rsid w:val="00C9577E"/>
    <w:rsid w:val="00C95788"/>
    <w:rsid w:val="00C957D9"/>
    <w:rsid w:val="00C9596D"/>
    <w:rsid w:val="00C95E63"/>
    <w:rsid w:val="00C96441"/>
    <w:rsid w:val="00C968C7"/>
    <w:rsid w:val="00C96F24"/>
    <w:rsid w:val="00C96F57"/>
    <w:rsid w:val="00C97014"/>
    <w:rsid w:val="00C97180"/>
    <w:rsid w:val="00C977FB"/>
    <w:rsid w:val="00C97A30"/>
    <w:rsid w:val="00C97D68"/>
    <w:rsid w:val="00CA0534"/>
    <w:rsid w:val="00CA0605"/>
    <w:rsid w:val="00CA080C"/>
    <w:rsid w:val="00CA0861"/>
    <w:rsid w:val="00CA0985"/>
    <w:rsid w:val="00CA0C10"/>
    <w:rsid w:val="00CA0EC9"/>
    <w:rsid w:val="00CA1168"/>
    <w:rsid w:val="00CA11D7"/>
    <w:rsid w:val="00CA16D0"/>
    <w:rsid w:val="00CA238C"/>
    <w:rsid w:val="00CA2A8A"/>
    <w:rsid w:val="00CA2EEE"/>
    <w:rsid w:val="00CA3801"/>
    <w:rsid w:val="00CA3926"/>
    <w:rsid w:val="00CA39F9"/>
    <w:rsid w:val="00CA4033"/>
    <w:rsid w:val="00CA4387"/>
    <w:rsid w:val="00CA47FB"/>
    <w:rsid w:val="00CA4995"/>
    <w:rsid w:val="00CA4B8C"/>
    <w:rsid w:val="00CA50A0"/>
    <w:rsid w:val="00CA513F"/>
    <w:rsid w:val="00CA5240"/>
    <w:rsid w:val="00CA5E05"/>
    <w:rsid w:val="00CA6A09"/>
    <w:rsid w:val="00CA6E3C"/>
    <w:rsid w:val="00CA71F1"/>
    <w:rsid w:val="00CA7214"/>
    <w:rsid w:val="00CA7434"/>
    <w:rsid w:val="00CA7839"/>
    <w:rsid w:val="00CA7A7C"/>
    <w:rsid w:val="00CA7E80"/>
    <w:rsid w:val="00CB0A2E"/>
    <w:rsid w:val="00CB0CA8"/>
    <w:rsid w:val="00CB1097"/>
    <w:rsid w:val="00CB13B0"/>
    <w:rsid w:val="00CB179F"/>
    <w:rsid w:val="00CB1E3B"/>
    <w:rsid w:val="00CB281A"/>
    <w:rsid w:val="00CB3329"/>
    <w:rsid w:val="00CB3850"/>
    <w:rsid w:val="00CB3C3C"/>
    <w:rsid w:val="00CB4338"/>
    <w:rsid w:val="00CB4DCA"/>
    <w:rsid w:val="00CB558B"/>
    <w:rsid w:val="00CB55E9"/>
    <w:rsid w:val="00CB579D"/>
    <w:rsid w:val="00CB57AE"/>
    <w:rsid w:val="00CB5886"/>
    <w:rsid w:val="00CB58A0"/>
    <w:rsid w:val="00CB5986"/>
    <w:rsid w:val="00CB5E09"/>
    <w:rsid w:val="00CB5E4B"/>
    <w:rsid w:val="00CB65AA"/>
    <w:rsid w:val="00CB6B69"/>
    <w:rsid w:val="00CB6C4D"/>
    <w:rsid w:val="00CB6EB8"/>
    <w:rsid w:val="00CB6F5A"/>
    <w:rsid w:val="00CB72C6"/>
    <w:rsid w:val="00CB767D"/>
    <w:rsid w:val="00CB7D13"/>
    <w:rsid w:val="00CC02AC"/>
    <w:rsid w:val="00CC1CAC"/>
    <w:rsid w:val="00CC2351"/>
    <w:rsid w:val="00CC2356"/>
    <w:rsid w:val="00CC243C"/>
    <w:rsid w:val="00CC2A56"/>
    <w:rsid w:val="00CC2CA3"/>
    <w:rsid w:val="00CC3849"/>
    <w:rsid w:val="00CC3CF7"/>
    <w:rsid w:val="00CC4098"/>
    <w:rsid w:val="00CC45A2"/>
    <w:rsid w:val="00CC4CAA"/>
    <w:rsid w:val="00CC559A"/>
    <w:rsid w:val="00CC5872"/>
    <w:rsid w:val="00CC68D7"/>
    <w:rsid w:val="00CC77DC"/>
    <w:rsid w:val="00CC7DBC"/>
    <w:rsid w:val="00CC7DC2"/>
    <w:rsid w:val="00CD0126"/>
    <w:rsid w:val="00CD021C"/>
    <w:rsid w:val="00CD0543"/>
    <w:rsid w:val="00CD0567"/>
    <w:rsid w:val="00CD1E3E"/>
    <w:rsid w:val="00CD1F56"/>
    <w:rsid w:val="00CD2121"/>
    <w:rsid w:val="00CD294B"/>
    <w:rsid w:val="00CD2E20"/>
    <w:rsid w:val="00CD3394"/>
    <w:rsid w:val="00CD3FF8"/>
    <w:rsid w:val="00CD40B8"/>
    <w:rsid w:val="00CD4207"/>
    <w:rsid w:val="00CD4FF5"/>
    <w:rsid w:val="00CD5A7B"/>
    <w:rsid w:val="00CD5F6A"/>
    <w:rsid w:val="00CD614E"/>
    <w:rsid w:val="00CD6791"/>
    <w:rsid w:val="00CD6DEE"/>
    <w:rsid w:val="00CD7B27"/>
    <w:rsid w:val="00CD7C43"/>
    <w:rsid w:val="00CD7DBA"/>
    <w:rsid w:val="00CE0187"/>
    <w:rsid w:val="00CE0F7F"/>
    <w:rsid w:val="00CE151E"/>
    <w:rsid w:val="00CE2786"/>
    <w:rsid w:val="00CE2C02"/>
    <w:rsid w:val="00CE2C7D"/>
    <w:rsid w:val="00CE2E74"/>
    <w:rsid w:val="00CE35EB"/>
    <w:rsid w:val="00CE3706"/>
    <w:rsid w:val="00CE419D"/>
    <w:rsid w:val="00CE4841"/>
    <w:rsid w:val="00CE557E"/>
    <w:rsid w:val="00CE5907"/>
    <w:rsid w:val="00CE5E30"/>
    <w:rsid w:val="00CE636C"/>
    <w:rsid w:val="00CE7AEF"/>
    <w:rsid w:val="00CE7BF6"/>
    <w:rsid w:val="00CF02AC"/>
    <w:rsid w:val="00CF02EF"/>
    <w:rsid w:val="00CF0FBA"/>
    <w:rsid w:val="00CF114A"/>
    <w:rsid w:val="00CF17D7"/>
    <w:rsid w:val="00CF1997"/>
    <w:rsid w:val="00CF26F3"/>
    <w:rsid w:val="00CF2B00"/>
    <w:rsid w:val="00CF2CD1"/>
    <w:rsid w:val="00CF2F53"/>
    <w:rsid w:val="00CF35FB"/>
    <w:rsid w:val="00CF364E"/>
    <w:rsid w:val="00CF3A54"/>
    <w:rsid w:val="00CF3B7F"/>
    <w:rsid w:val="00CF3E94"/>
    <w:rsid w:val="00CF412C"/>
    <w:rsid w:val="00CF4350"/>
    <w:rsid w:val="00CF4D01"/>
    <w:rsid w:val="00CF5B38"/>
    <w:rsid w:val="00CF5D0B"/>
    <w:rsid w:val="00CF5D3B"/>
    <w:rsid w:val="00CF62A0"/>
    <w:rsid w:val="00CF7741"/>
    <w:rsid w:val="00CF77F5"/>
    <w:rsid w:val="00CF7E57"/>
    <w:rsid w:val="00D00562"/>
    <w:rsid w:val="00D005D5"/>
    <w:rsid w:val="00D00EA2"/>
    <w:rsid w:val="00D01587"/>
    <w:rsid w:val="00D025C5"/>
    <w:rsid w:val="00D02B02"/>
    <w:rsid w:val="00D03039"/>
    <w:rsid w:val="00D0375A"/>
    <w:rsid w:val="00D042E9"/>
    <w:rsid w:val="00D043BA"/>
    <w:rsid w:val="00D0497B"/>
    <w:rsid w:val="00D049A4"/>
    <w:rsid w:val="00D04F1E"/>
    <w:rsid w:val="00D04FE4"/>
    <w:rsid w:val="00D0531D"/>
    <w:rsid w:val="00D0586B"/>
    <w:rsid w:val="00D05C7F"/>
    <w:rsid w:val="00D060FC"/>
    <w:rsid w:val="00D06286"/>
    <w:rsid w:val="00D064B8"/>
    <w:rsid w:val="00D07A6E"/>
    <w:rsid w:val="00D07F1D"/>
    <w:rsid w:val="00D103CD"/>
    <w:rsid w:val="00D10F83"/>
    <w:rsid w:val="00D11236"/>
    <w:rsid w:val="00D113CE"/>
    <w:rsid w:val="00D117BF"/>
    <w:rsid w:val="00D12274"/>
    <w:rsid w:val="00D123C4"/>
    <w:rsid w:val="00D12D75"/>
    <w:rsid w:val="00D12F96"/>
    <w:rsid w:val="00D136A2"/>
    <w:rsid w:val="00D13D7E"/>
    <w:rsid w:val="00D14600"/>
    <w:rsid w:val="00D14E11"/>
    <w:rsid w:val="00D1543F"/>
    <w:rsid w:val="00D15651"/>
    <w:rsid w:val="00D15E71"/>
    <w:rsid w:val="00D16130"/>
    <w:rsid w:val="00D166E2"/>
    <w:rsid w:val="00D16CC5"/>
    <w:rsid w:val="00D1701E"/>
    <w:rsid w:val="00D171CF"/>
    <w:rsid w:val="00D17B6E"/>
    <w:rsid w:val="00D20129"/>
    <w:rsid w:val="00D20359"/>
    <w:rsid w:val="00D2075B"/>
    <w:rsid w:val="00D20957"/>
    <w:rsid w:val="00D20D0D"/>
    <w:rsid w:val="00D20E3D"/>
    <w:rsid w:val="00D21514"/>
    <w:rsid w:val="00D2193E"/>
    <w:rsid w:val="00D21BF3"/>
    <w:rsid w:val="00D21BFA"/>
    <w:rsid w:val="00D21CC1"/>
    <w:rsid w:val="00D21ECA"/>
    <w:rsid w:val="00D21F0B"/>
    <w:rsid w:val="00D22FE6"/>
    <w:rsid w:val="00D235E8"/>
    <w:rsid w:val="00D23898"/>
    <w:rsid w:val="00D23BF6"/>
    <w:rsid w:val="00D23FF4"/>
    <w:rsid w:val="00D24435"/>
    <w:rsid w:val="00D247DA"/>
    <w:rsid w:val="00D24FA7"/>
    <w:rsid w:val="00D25075"/>
    <w:rsid w:val="00D253A4"/>
    <w:rsid w:val="00D25552"/>
    <w:rsid w:val="00D255B7"/>
    <w:rsid w:val="00D2596F"/>
    <w:rsid w:val="00D25D58"/>
    <w:rsid w:val="00D25F93"/>
    <w:rsid w:val="00D26225"/>
    <w:rsid w:val="00D26C9C"/>
    <w:rsid w:val="00D26DD6"/>
    <w:rsid w:val="00D27174"/>
    <w:rsid w:val="00D27217"/>
    <w:rsid w:val="00D2749B"/>
    <w:rsid w:val="00D27D36"/>
    <w:rsid w:val="00D27EE4"/>
    <w:rsid w:val="00D3030B"/>
    <w:rsid w:val="00D3043C"/>
    <w:rsid w:val="00D30864"/>
    <w:rsid w:val="00D30B4E"/>
    <w:rsid w:val="00D31AE3"/>
    <w:rsid w:val="00D31B36"/>
    <w:rsid w:val="00D31D83"/>
    <w:rsid w:val="00D3239C"/>
    <w:rsid w:val="00D33910"/>
    <w:rsid w:val="00D33A52"/>
    <w:rsid w:val="00D33BDE"/>
    <w:rsid w:val="00D33DEA"/>
    <w:rsid w:val="00D340EA"/>
    <w:rsid w:val="00D34119"/>
    <w:rsid w:val="00D34548"/>
    <w:rsid w:val="00D34957"/>
    <w:rsid w:val="00D34D46"/>
    <w:rsid w:val="00D34DF9"/>
    <w:rsid w:val="00D34FC7"/>
    <w:rsid w:val="00D35B76"/>
    <w:rsid w:val="00D35BF0"/>
    <w:rsid w:val="00D3610F"/>
    <w:rsid w:val="00D363C9"/>
    <w:rsid w:val="00D3684F"/>
    <w:rsid w:val="00D369D4"/>
    <w:rsid w:val="00D36BF8"/>
    <w:rsid w:val="00D372B8"/>
    <w:rsid w:val="00D37683"/>
    <w:rsid w:val="00D378FB"/>
    <w:rsid w:val="00D37A73"/>
    <w:rsid w:val="00D37D7A"/>
    <w:rsid w:val="00D40196"/>
    <w:rsid w:val="00D40272"/>
    <w:rsid w:val="00D402C6"/>
    <w:rsid w:val="00D4034B"/>
    <w:rsid w:val="00D40C30"/>
    <w:rsid w:val="00D40D02"/>
    <w:rsid w:val="00D413EA"/>
    <w:rsid w:val="00D414F4"/>
    <w:rsid w:val="00D41886"/>
    <w:rsid w:val="00D41D5E"/>
    <w:rsid w:val="00D41E4E"/>
    <w:rsid w:val="00D4203B"/>
    <w:rsid w:val="00D42DD8"/>
    <w:rsid w:val="00D4341B"/>
    <w:rsid w:val="00D434DD"/>
    <w:rsid w:val="00D439E4"/>
    <w:rsid w:val="00D44E29"/>
    <w:rsid w:val="00D45294"/>
    <w:rsid w:val="00D453FC"/>
    <w:rsid w:val="00D4567A"/>
    <w:rsid w:val="00D45B3B"/>
    <w:rsid w:val="00D45BDE"/>
    <w:rsid w:val="00D45FF5"/>
    <w:rsid w:val="00D461A5"/>
    <w:rsid w:val="00D46EA6"/>
    <w:rsid w:val="00D46FE7"/>
    <w:rsid w:val="00D5018F"/>
    <w:rsid w:val="00D505FB"/>
    <w:rsid w:val="00D50E50"/>
    <w:rsid w:val="00D51109"/>
    <w:rsid w:val="00D512ED"/>
    <w:rsid w:val="00D516EC"/>
    <w:rsid w:val="00D51DBE"/>
    <w:rsid w:val="00D52278"/>
    <w:rsid w:val="00D5298C"/>
    <w:rsid w:val="00D52AE4"/>
    <w:rsid w:val="00D53189"/>
    <w:rsid w:val="00D5367E"/>
    <w:rsid w:val="00D53A16"/>
    <w:rsid w:val="00D53FD7"/>
    <w:rsid w:val="00D540A0"/>
    <w:rsid w:val="00D54141"/>
    <w:rsid w:val="00D549D0"/>
    <w:rsid w:val="00D5511D"/>
    <w:rsid w:val="00D5532A"/>
    <w:rsid w:val="00D554DF"/>
    <w:rsid w:val="00D55544"/>
    <w:rsid w:val="00D5575F"/>
    <w:rsid w:val="00D5592F"/>
    <w:rsid w:val="00D55986"/>
    <w:rsid w:val="00D55B48"/>
    <w:rsid w:val="00D55B8F"/>
    <w:rsid w:val="00D55F1D"/>
    <w:rsid w:val="00D56145"/>
    <w:rsid w:val="00D565B2"/>
    <w:rsid w:val="00D56C30"/>
    <w:rsid w:val="00D56FF3"/>
    <w:rsid w:val="00D571E2"/>
    <w:rsid w:val="00D57509"/>
    <w:rsid w:val="00D579A3"/>
    <w:rsid w:val="00D57E42"/>
    <w:rsid w:val="00D57E4B"/>
    <w:rsid w:val="00D6025F"/>
    <w:rsid w:val="00D60558"/>
    <w:rsid w:val="00D60758"/>
    <w:rsid w:val="00D6120F"/>
    <w:rsid w:val="00D61790"/>
    <w:rsid w:val="00D619DE"/>
    <w:rsid w:val="00D6205D"/>
    <w:rsid w:val="00D62146"/>
    <w:rsid w:val="00D62777"/>
    <w:rsid w:val="00D62C5B"/>
    <w:rsid w:val="00D62EA9"/>
    <w:rsid w:val="00D6320A"/>
    <w:rsid w:val="00D63756"/>
    <w:rsid w:val="00D63B6D"/>
    <w:rsid w:val="00D642A1"/>
    <w:rsid w:val="00D643B9"/>
    <w:rsid w:val="00D643CC"/>
    <w:rsid w:val="00D65814"/>
    <w:rsid w:val="00D65824"/>
    <w:rsid w:val="00D65C11"/>
    <w:rsid w:val="00D65C37"/>
    <w:rsid w:val="00D65EB5"/>
    <w:rsid w:val="00D6690A"/>
    <w:rsid w:val="00D66F2A"/>
    <w:rsid w:val="00D67C89"/>
    <w:rsid w:val="00D701D5"/>
    <w:rsid w:val="00D7042B"/>
    <w:rsid w:val="00D7055A"/>
    <w:rsid w:val="00D709AF"/>
    <w:rsid w:val="00D70AE8"/>
    <w:rsid w:val="00D70CDF"/>
    <w:rsid w:val="00D71B84"/>
    <w:rsid w:val="00D71E30"/>
    <w:rsid w:val="00D71E6D"/>
    <w:rsid w:val="00D7224E"/>
    <w:rsid w:val="00D724B9"/>
    <w:rsid w:val="00D726EF"/>
    <w:rsid w:val="00D727B5"/>
    <w:rsid w:val="00D7391F"/>
    <w:rsid w:val="00D739EB"/>
    <w:rsid w:val="00D73C16"/>
    <w:rsid w:val="00D73C31"/>
    <w:rsid w:val="00D74116"/>
    <w:rsid w:val="00D74216"/>
    <w:rsid w:val="00D74238"/>
    <w:rsid w:val="00D74674"/>
    <w:rsid w:val="00D750EA"/>
    <w:rsid w:val="00D751CC"/>
    <w:rsid w:val="00D7531A"/>
    <w:rsid w:val="00D75888"/>
    <w:rsid w:val="00D75CA9"/>
    <w:rsid w:val="00D76040"/>
    <w:rsid w:val="00D76C8A"/>
    <w:rsid w:val="00D7719F"/>
    <w:rsid w:val="00D778EB"/>
    <w:rsid w:val="00D7799C"/>
    <w:rsid w:val="00D80109"/>
    <w:rsid w:val="00D80154"/>
    <w:rsid w:val="00D8028C"/>
    <w:rsid w:val="00D80BE2"/>
    <w:rsid w:val="00D80DEB"/>
    <w:rsid w:val="00D81049"/>
    <w:rsid w:val="00D81157"/>
    <w:rsid w:val="00D819F4"/>
    <w:rsid w:val="00D8256F"/>
    <w:rsid w:val="00D82B2C"/>
    <w:rsid w:val="00D83219"/>
    <w:rsid w:val="00D836B6"/>
    <w:rsid w:val="00D83F9E"/>
    <w:rsid w:val="00D84AE5"/>
    <w:rsid w:val="00D84E5B"/>
    <w:rsid w:val="00D84F0A"/>
    <w:rsid w:val="00D8550E"/>
    <w:rsid w:val="00D85777"/>
    <w:rsid w:val="00D85F34"/>
    <w:rsid w:val="00D8636C"/>
    <w:rsid w:val="00D86BC9"/>
    <w:rsid w:val="00D86BDD"/>
    <w:rsid w:val="00D8713B"/>
    <w:rsid w:val="00D8730B"/>
    <w:rsid w:val="00D8771E"/>
    <w:rsid w:val="00D9000E"/>
    <w:rsid w:val="00D904C3"/>
    <w:rsid w:val="00D908E7"/>
    <w:rsid w:val="00D9093A"/>
    <w:rsid w:val="00D911E0"/>
    <w:rsid w:val="00D91811"/>
    <w:rsid w:val="00D91872"/>
    <w:rsid w:val="00D9207E"/>
    <w:rsid w:val="00D9233B"/>
    <w:rsid w:val="00D9324E"/>
    <w:rsid w:val="00D9353E"/>
    <w:rsid w:val="00D950A2"/>
    <w:rsid w:val="00D958B1"/>
    <w:rsid w:val="00D9663A"/>
    <w:rsid w:val="00D96F5A"/>
    <w:rsid w:val="00DA00DB"/>
    <w:rsid w:val="00DA01AB"/>
    <w:rsid w:val="00DA02C2"/>
    <w:rsid w:val="00DA0B77"/>
    <w:rsid w:val="00DA0F4B"/>
    <w:rsid w:val="00DA0F5B"/>
    <w:rsid w:val="00DA1CF8"/>
    <w:rsid w:val="00DA26A6"/>
    <w:rsid w:val="00DA2A09"/>
    <w:rsid w:val="00DA2DD0"/>
    <w:rsid w:val="00DA3179"/>
    <w:rsid w:val="00DA317A"/>
    <w:rsid w:val="00DA321F"/>
    <w:rsid w:val="00DA3A0B"/>
    <w:rsid w:val="00DA3A75"/>
    <w:rsid w:val="00DA3AC8"/>
    <w:rsid w:val="00DA4199"/>
    <w:rsid w:val="00DA46A3"/>
    <w:rsid w:val="00DA4F21"/>
    <w:rsid w:val="00DA511B"/>
    <w:rsid w:val="00DA551B"/>
    <w:rsid w:val="00DA557B"/>
    <w:rsid w:val="00DA68F3"/>
    <w:rsid w:val="00DA6940"/>
    <w:rsid w:val="00DA6BEF"/>
    <w:rsid w:val="00DA6E87"/>
    <w:rsid w:val="00DA7001"/>
    <w:rsid w:val="00DA728B"/>
    <w:rsid w:val="00DA77B8"/>
    <w:rsid w:val="00DA7FA0"/>
    <w:rsid w:val="00DB04AD"/>
    <w:rsid w:val="00DB1341"/>
    <w:rsid w:val="00DB14AE"/>
    <w:rsid w:val="00DB17BC"/>
    <w:rsid w:val="00DB2050"/>
    <w:rsid w:val="00DB22DE"/>
    <w:rsid w:val="00DB2A30"/>
    <w:rsid w:val="00DB2ACC"/>
    <w:rsid w:val="00DB2C4D"/>
    <w:rsid w:val="00DB316F"/>
    <w:rsid w:val="00DB3647"/>
    <w:rsid w:val="00DB3B78"/>
    <w:rsid w:val="00DB3CF4"/>
    <w:rsid w:val="00DB408A"/>
    <w:rsid w:val="00DB4096"/>
    <w:rsid w:val="00DB438D"/>
    <w:rsid w:val="00DB4773"/>
    <w:rsid w:val="00DB4F0D"/>
    <w:rsid w:val="00DB53C7"/>
    <w:rsid w:val="00DB581E"/>
    <w:rsid w:val="00DB63BE"/>
    <w:rsid w:val="00DB6DC3"/>
    <w:rsid w:val="00DB7B37"/>
    <w:rsid w:val="00DC1312"/>
    <w:rsid w:val="00DC175D"/>
    <w:rsid w:val="00DC1844"/>
    <w:rsid w:val="00DC18FF"/>
    <w:rsid w:val="00DC1929"/>
    <w:rsid w:val="00DC24BF"/>
    <w:rsid w:val="00DC2774"/>
    <w:rsid w:val="00DC2AF9"/>
    <w:rsid w:val="00DC3A81"/>
    <w:rsid w:val="00DC475D"/>
    <w:rsid w:val="00DC4A62"/>
    <w:rsid w:val="00DC58A2"/>
    <w:rsid w:val="00DC5BFB"/>
    <w:rsid w:val="00DC5CFB"/>
    <w:rsid w:val="00DC62DA"/>
    <w:rsid w:val="00DC66D1"/>
    <w:rsid w:val="00DC6B3F"/>
    <w:rsid w:val="00DC7578"/>
    <w:rsid w:val="00DC75BE"/>
    <w:rsid w:val="00DC76E6"/>
    <w:rsid w:val="00DC7ACC"/>
    <w:rsid w:val="00DD03C0"/>
    <w:rsid w:val="00DD056F"/>
    <w:rsid w:val="00DD0623"/>
    <w:rsid w:val="00DD06FF"/>
    <w:rsid w:val="00DD0943"/>
    <w:rsid w:val="00DD0C17"/>
    <w:rsid w:val="00DD0E4C"/>
    <w:rsid w:val="00DD0EBE"/>
    <w:rsid w:val="00DD17BA"/>
    <w:rsid w:val="00DD19B8"/>
    <w:rsid w:val="00DD1A64"/>
    <w:rsid w:val="00DD1AC2"/>
    <w:rsid w:val="00DD1F52"/>
    <w:rsid w:val="00DD20F8"/>
    <w:rsid w:val="00DD25C6"/>
    <w:rsid w:val="00DD2CDE"/>
    <w:rsid w:val="00DD2D82"/>
    <w:rsid w:val="00DD2F33"/>
    <w:rsid w:val="00DD3B4B"/>
    <w:rsid w:val="00DD3C09"/>
    <w:rsid w:val="00DD4701"/>
    <w:rsid w:val="00DD4BE4"/>
    <w:rsid w:val="00DD4F7B"/>
    <w:rsid w:val="00DD5568"/>
    <w:rsid w:val="00DD59C2"/>
    <w:rsid w:val="00DD5D16"/>
    <w:rsid w:val="00DD6350"/>
    <w:rsid w:val="00DD7091"/>
    <w:rsid w:val="00DD777B"/>
    <w:rsid w:val="00DD78E7"/>
    <w:rsid w:val="00DD7DB8"/>
    <w:rsid w:val="00DD7DC1"/>
    <w:rsid w:val="00DE01E6"/>
    <w:rsid w:val="00DE0398"/>
    <w:rsid w:val="00DE07D4"/>
    <w:rsid w:val="00DE0A7D"/>
    <w:rsid w:val="00DE0ABA"/>
    <w:rsid w:val="00DE12EB"/>
    <w:rsid w:val="00DE13CD"/>
    <w:rsid w:val="00DE1932"/>
    <w:rsid w:val="00DE1F61"/>
    <w:rsid w:val="00DE218E"/>
    <w:rsid w:val="00DE2732"/>
    <w:rsid w:val="00DE28AB"/>
    <w:rsid w:val="00DE2AE0"/>
    <w:rsid w:val="00DE2D93"/>
    <w:rsid w:val="00DE3BA8"/>
    <w:rsid w:val="00DE4253"/>
    <w:rsid w:val="00DE42C4"/>
    <w:rsid w:val="00DE459D"/>
    <w:rsid w:val="00DE4B92"/>
    <w:rsid w:val="00DE4E87"/>
    <w:rsid w:val="00DE502A"/>
    <w:rsid w:val="00DE52EA"/>
    <w:rsid w:val="00DE531F"/>
    <w:rsid w:val="00DE5AAB"/>
    <w:rsid w:val="00DE6E5E"/>
    <w:rsid w:val="00DE7334"/>
    <w:rsid w:val="00DE78A9"/>
    <w:rsid w:val="00DE7903"/>
    <w:rsid w:val="00DE7C36"/>
    <w:rsid w:val="00DE7F26"/>
    <w:rsid w:val="00DF0211"/>
    <w:rsid w:val="00DF02B8"/>
    <w:rsid w:val="00DF04D7"/>
    <w:rsid w:val="00DF0769"/>
    <w:rsid w:val="00DF0A56"/>
    <w:rsid w:val="00DF0B26"/>
    <w:rsid w:val="00DF13BE"/>
    <w:rsid w:val="00DF17E3"/>
    <w:rsid w:val="00DF1B1B"/>
    <w:rsid w:val="00DF1E13"/>
    <w:rsid w:val="00DF2589"/>
    <w:rsid w:val="00DF2865"/>
    <w:rsid w:val="00DF287E"/>
    <w:rsid w:val="00DF3066"/>
    <w:rsid w:val="00DF3223"/>
    <w:rsid w:val="00DF3C0C"/>
    <w:rsid w:val="00DF3F80"/>
    <w:rsid w:val="00DF48C4"/>
    <w:rsid w:val="00DF503B"/>
    <w:rsid w:val="00DF534D"/>
    <w:rsid w:val="00DF53BB"/>
    <w:rsid w:val="00DF5CF1"/>
    <w:rsid w:val="00DF5D52"/>
    <w:rsid w:val="00DF6249"/>
    <w:rsid w:val="00DF6C22"/>
    <w:rsid w:val="00DF7129"/>
    <w:rsid w:val="00DF71AA"/>
    <w:rsid w:val="00DF71DD"/>
    <w:rsid w:val="00DF71F0"/>
    <w:rsid w:val="00DF724F"/>
    <w:rsid w:val="00DF74AC"/>
    <w:rsid w:val="00DF7F19"/>
    <w:rsid w:val="00E001D5"/>
    <w:rsid w:val="00E0036A"/>
    <w:rsid w:val="00E005E0"/>
    <w:rsid w:val="00E0080B"/>
    <w:rsid w:val="00E00CBC"/>
    <w:rsid w:val="00E00D80"/>
    <w:rsid w:val="00E00E63"/>
    <w:rsid w:val="00E00F5E"/>
    <w:rsid w:val="00E01006"/>
    <w:rsid w:val="00E0178B"/>
    <w:rsid w:val="00E01936"/>
    <w:rsid w:val="00E019E0"/>
    <w:rsid w:val="00E01A73"/>
    <w:rsid w:val="00E01A92"/>
    <w:rsid w:val="00E02425"/>
    <w:rsid w:val="00E024FD"/>
    <w:rsid w:val="00E02529"/>
    <w:rsid w:val="00E02F7A"/>
    <w:rsid w:val="00E038C2"/>
    <w:rsid w:val="00E043E2"/>
    <w:rsid w:val="00E04AE6"/>
    <w:rsid w:val="00E04BFB"/>
    <w:rsid w:val="00E04D5D"/>
    <w:rsid w:val="00E04D8C"/>
    <w:rsid w:val="00E05404"/>
    <w:rsid w:val="00E054A6"/>
    <w:rsid w:val="00E0611B"/>
    <w:rsid w:val="00E066DD"/>
    <w:rsid w:val="00E06884"/>
    <w:rsid w:val="00E06A8D"/>
    <w:rsid w:val="00E06BA7"/>
    <w:rsid w:val="00E07139"/>
    <w:rsid w:val="00E073BE"/>
    <w:rsid w:val="00E07720"/>
    <w:rsid w:val="00E10209"/>
    <w:rsid w:val="00E10587"/>
    <w:rsid w:val="00E1080B"/>
    <w:rsid w:val="00E10AF6"/>
    <w:rsid w:val="00E10B70"/>
    <w:rsid w:val="00E10F3F"/>
    <w:rsid w:val="00E1102C"/>
    <w:rsid w:val="00E116E8"/>
    <w:rsid w:val="00E11B3C"/>
    <w:rsid w:val="00E11D21"/>
    <w:rsid w:val="00E11DFE"/>
    <w:rsid w:val="00E125DD"/>
    <w:rsid w:val="00E126BA"/>
    <w:rsid w:val="00E12A5A"/>
    <w:rsid w:val="00E12FDD"/>
    <w:rsid w:val="00E130C6"/>
    <w:rsid w:val="00E130CC"/>
    <w:rsid w:val="00E135AB"/>
    <w:rsid w:val="00E136C1"/>
    <w:rsid w:val="00E13908"/>
    <w:rsid w:val="00E13C5A"/>
    <w:rsid w:val="00E13F71"/>
    <w:rsid w:val="00E14819"/>
    <w:rsid w:val="00E150F9"/>
    <w:rsid w:val="00E1522E"/>
    <w:rsid w:val="00E15954"/>
    <w:rsid w:val="00E166D4"/>
    <w:rsid w:val="00E16EDA"/>
    <w:rsid w:val="00E1788B"/>
    <w:rsid w:val="00E17E33"/>
    <w:rsid w:val="00E20118"/>
    <w:rsid w:val="00E20161"/>
    <w:rsid w:val="00E202F2"/>
    <w:rsid w:val="00E20AC8"/>
    <w:rsid w:val="00E20AD9"/>
    <w:rsid w:val="00E20E55"/>
    <w:rsid w:val="00E20F5F"/>
    <w:rsid w:val="00E21016"/>
    <w:rsid w:val="00E217E5"/>
    <w:rsid w:val="00E21DA1"/>
    <w:rsid w:val="00E2250F"/>
    <w:rsid w:val="00E22DA2"/>
    <w:rsid w:val="00E23508"/>
    <w:rsid w:val="00E235DB"/>
    <w:rsid w:val="00E23C3C"/>
    <w:rsid w:val="00E24A24"/>
    <w:rsid w:val="00E24C58"/>
    <w:rsid w:val="00E252BE"/>
    <w:rsid w:val="00E25A66"/>
    <w:rsid w:val="00E26162"/>
    <w:rsid w:val="00E268D0"/>
    <w:rsid w:val="00E270BE"/>
    <w:rsid w:val="00E27568"/>
    <w:rsid w:val="00E27853"/>
    <w:rsid w:val="00E27BA0"/>
    <w:rsid w:val="00E30691"/>
    <w:rsid w:val="00E308C9"/>
    <w:rsid w:val="00E30909"/>
    <w:rsid w:val="00E310E4"/>
    <w:rsid w:val="00E3182C"/>
    <w:rsid w:val="00E31896"/>
    <w:rsid w:val="00E31ADA"/>
    <w:rsid w:val="00E31CE7"/>
    <w:rsid w:val="00E31DB8"/>
    <w:rsid w:val="00E31E5A"/>
    <w:rsid w:val="00E31FC7"/>
    <w:rsid w:val="00E3225A"/>
    <w:rsid w:val="00E326CD"/>
    <w:rsid w:val="00E32E44"/>
    <w:rsid w:val="00E32F06"/>
    <w:rsid w:val="00E33254"/>
    <w:rsid w:val="00E332FA"/>
    <w:rsid w:val="00E335BF"/>
    <w:rsid w:val="00E336A4"/>
    <w:rsid w:val="00E3385C"/>
    <w:rsid w:val="00E33B8B"/>
    <w:rsid w:val="00E33BEC"/>
    <w:rsid w:val="00E33F32"/>
    <w:rsid w:val="00E341DE"/>
    <w:rsid w:val="00E34229"/>
    <w:rsid w:val="00E3435C"/>
    <w:rsid w:val="00E34505"/>
    <w:rsid w:val="00E34525"/>
    <w:rsid w:val="00E34D4C"/>
    <w:rsid w:val="00E35338"/>
    <w:rsid w:val="00E35C63"/>
    <w:rsid w:val="00E362F5"/>
    <w:rsid w:val="00E36B2F"/>
    <w:rsid w:val="00E36EC3"/>
    <w:rsid w:val="00E36F03"/>
    <w:rsid w:val="00E3722E"/>
    <w:rsid w:val="00E37273"/>
    <w:rsid w:val="00E37539"/>
    <w:rsid w:val="00E40023"/>
    <w:rsid w:val="00E4042B"/>
    <w:rsid w:val="00E408BD"/>
    <w:rsid w:val="00E40EE0"/>
    <w:rsid w:val="00E41017"/>
    <w:rsid w:val="00E41045"/>
    <w:rsid w:val="00E410C3"/>
    <w:rsid w:val="00E41115"/>
    <w:rsid w:val="00E414DA"/>
    <w:rsid w:val="00E419A6"/>
    <w:rsid w:val="00E41D3D"/>
    <w:rsid w:val="00E41DF6"/>
    <w:rsid w:val="00E420C1"/>
    <w:rsid w:val="00E42B99"/>
    <w:rsid w:val="00E43173"/>
    <w:rsid w:val="00E43294"/>
    <w:rsid w:val="00E433EF"/>
    <w:rsid w:val="00E433F1"/>
    <w:rsid w:val="00E43725"/>
    <w:rsid w:val="00E43BC5"/>
    <w:rsid w:val="00E43D96"/>
    <w:rsid w:val="00E43E8B"/>
    <w:rsid w:val="00E43F4B"/>
    <w:rsid w:val="00E43FC4"/>
    <w:rsid w:val="00E44B44"/>
    <w:rsid w:val="00E44ECC"/>
    <w:rsid w:val="00E45641"/>
    <w:rsid w:val="00E45806"/>
    <w:rsid w:val="00E45C7A"/>
    <w:rsid w:val="00E4623C"/>
    <w:rsid w:val="00E46494"/>
    <w:rsid w:val="00E466FF"/>
    <w:rsid w:val="00E468DC"/>
    <w:rsid w:val="00E46973"/>
    <w:rsid w:val="00E46E8D"/>
    <w:rsid w:val="00E46F38"/>
    <w:rsid w:val="00E47309"/>
    <w:rsid w:val="00E47399"/>
    <w:rsid w:val="00E473C9"/>
    <w:rsid w:val="00E479F2"/>
    <w:rsid w:val="00E50401"/>
    <w:rsid w:val="00E50519"/>
    <w:rsid w:val="00E515AD"/>
    <w:rsid w:val="00E51F25"/>
    <w:rsid w:val="00E530A8"/>
    <w:rsid w:val="00E53329"/>
    <w:rsid w:val="00E53575"/>
    <w:rsid w:val="00E536BE"/>
    <w:rsid w:val="00E53843"/>
    <w:rsid w:val="00E538AE"/>
    <w:rsid w:val="00E53F22"/>
    <w:rsid w:val="00E5422B"/>
    <w:rsid w:val="00E54C3B"/>
    <w:rsid w:val="00E54E75"/>
    <w:rsid w:val="00E55552"/>
    <w:rsid w:val="00E55AF8"/>
    <w:rsid w:val="00E5614B"/>
    <w:rsid w:val="00E567D9"/>
    <w:rsid w:val="00E56850"/>
    <w:rsid w:val="00E56ACA"/>
    <w:rsid w:val="00E572AF"/>
    <w:rsid w:val="00E573FC"/>
    <w:rsid w:val="00E576B3"/>
    <w:rsid w:val="00E57AE8"/>
    <w:rsid w:val="00E57C23"/>
    <w:rsid w:val="00E60179"/>
    <w:rsid w:val="00E60ABA"/>
    <w:rsid w:val="00E60B0B"/>
    <w:rsid w:val="00E6121A"/>
    <w:rsid w:val="00E6152F"/>
    <w:rsid w:val="00E61D93"/>
    <w:rsid w:val="00E61DDE"/>
    <w:rsid w:val="00E61DE0"/>
    <w:rsid w:val="00E61F0E"/>
    <w:rsid w:val="00E62044"/>
    <w:rsid w:val="00E62655"/>
    <w:rsid w:val="00E6265D"/>
    <w:rsid w:val="00E62AC7"/>
    <w:rsid w:val="00E630C5"/>
    <w:rsid w:val="00E6383B"/>
    <w:rsid w:val="00E63894"/>
    <w:rsid w:val="00E63F7D"/>
    <w:rsid w:val="00E64006"/>
    <w:rsid w:val="00E64A40"/>
    <w:rsid w:val="00E64DAB"/>
    <w:rsid w:val="00E65E33"/>
    <w:rsid w:val="00E65F68"/>
    <w:rsid w:val="00E65FF1"/>
    <w:rsid w:val="00E6624C"/>
    <w:rsid w:val="00E66370"/>
    <w:rsid w:val="00E6659E"/>
    <w:rsid w:val="00E668E3"/>
    <w:rsid w:val="00E66A8C"/>
    <w:rsid w:val="00E66C0A"/>
    <w:rsid w:val="00E6732E"/>
    <w:rsid w:val="00E6779A"/>
    <w:rsid w:val="00E6790A"/>
    <w:rsid w:val="00E70F13"/>
    <w:rsid w:val="00E71061"/>
    <w:rsid w:val="00E7198F"/>
    <w:rsid w:val="00E71DD3"/>
    <w:rsid w:val="00E71DD4"/>
    <w:rsid w:val="00E71E51"/>
    <w:rsid w:val="00E7259B"/>
    <w:rsid w:val="00E72A34"/>
    <w:rsid w:val="00E73054"/>
    <w:rsid w:val="00E73E17"/>
    <w:rsid w:val="00E73ECE"/>
    <w:rsid w:val="00E73FA3"/>
    <w:rsid w:val="00E73FFA"/>
    <w:rsid w:val="00E744D7"/>
    <w:rsid w:val="00E746C8"/>
    <w:rsid w:val="00E749A9"/>
    <w:rsid w:val="00E749C2"/>
    <w:rsid w:val="00E74C46"/>
    <w:rsid w:val="00E74D00"/>
    <w:rsid w:val="00E75479"/>
    <w:rsid w:val="00E75863"/>
    <w:rsid w:val="00E76225"/>
    <w:rsid w:val="00E76447"/>
    <w:rsid w:val="00E766B7"/>
    <w:rsid w:val="00E767E2"/>
    <w:rsid w:val="00E7699B"/>
    <w:rsid w:val="00E76D66"/>
    <w:rsid w:val="00E771DF"/>
    <w:rsid w:val="00E773D2"/>
    <w:rsid w:val="00E77644"/>
    <w:rsid w:val="00E7777E"/>
    <w:rsid w:val="00E7787D"/>
    <w:rsid w:val="00E77E19"/>
    <w:rsid w:val="00E806ED"/>
    <w:rsid w:val="00E80E14"/>
    <w:rsid w:val="00E8101D"/>
    <w:rsid w:val="00E8117C"/>
    <w:rsid w:val="00E81190"/>
    <w:rsid w:val="00E811C7"/>
    <w:rsid w:val="00E81F1D"/>
    <w:rsid w:val="00E82DFF"/>
    <w:rsid w:val="00E8311E"/>
    <w:rsid w:val="00E8328C"/>
    <w:rsid w:val="00E83325"/>
    <w:rsid w:val="00E8367F"/>
    <w:rsid w:val="00E83BA0"/>
    <w:rsid w:val="00E83D58"/>
    <w:rsid w:val="00E8427B"/>
    <w:rsid w:val="00E84605"/>
    <w:rsid w:val="00E85727"/>
    <w:rsid w:val="00E85A4F"/>
    <w:rsid w:val="00E85CC2"/>
    <w:rsid w:val="00E85FF5"/>
    <w:rsid w:val="00E86158"/>
    <w:rsid w:val="00E865D3"/>
    <w:rsid w:val="00E877D7"/>
    <w:rsid w:val="00E87ACB"/>
    <w:rsid w:val="00E87B99"/>
    <w:rsid w:val="00E90192"/>
    <w:rsid w:val="00E90CAE"/>
    <w:rsid w:val="00E910CC"/>
    <w:rsid w:val="00E911AF"/>
    <w:rsid w:val="00E913A7"/>
    <w:rsid w:val="00E919D7"/>
    <w:rsid w:val="00E91D1A"/>
    <w:rsid w:val="00E922ED"/>
    <w:rsid w:val="00E92DB5"/>
    <w:rsid w:val="00E930B9"/>
    <w:rsid w:val="00E93332"/>
    <w:rsid w:val="00E937A8"/>
    <w:rsid w:val="00E9469B"/>
    <w:rsid w:val="00E955C3"/>
    <w:rsid w:val="00E95884"/>
    <w:rsid w:val="00E95ADC"/>
    <w:rsid w:val="00E95D19"/>
    <w:rsid w:val="00E95DE7"/>
    <w:rsid w:val="00E96BFD"/>
    <w:rsid w:val="00E96D36"/>
    <w:rsid w:val="00E97F1A"/>
    <w:rsid w:val="00EA0129"/>
    <w:rsid w:val="00EA096B"/>
    <w:rsid w:val="00EA09D6"/>
    <w:rsid w:val="00EA0CCD"/>
    <w:rsid w:val="00EA125F"/>
    <w:rsid w:val="00EA12D0"/>
    <w:rsid w:val="00EA1785"/>
    <w:rsid w:val="00EA1B12"/>
    <w:rsid w:val="00EA1B13"/>
    <w:rsid w:val="00EA1DD4"/>
    <w:rsid w:val="00EA2559"/>
    <w:rsid w:val="00EA2A64"/>
    <w:rsid w:val="00EA2C38"/>
    <w:rsid w:val="00EA2CBC"/>
    <w:rsid w:val="00EA2E6A"/>
    <w:rsid w:val="00EA3111"/>
    <w:rsid w:val="00EA3C8A"/>
    <w:rsid w:val="00EA3D44"/>
    <w:rsid w:val="00EA4620"/>
    <w:rsid w:val="00EA47F2"/>
    <w:rsid w:val="00EA48EF"/>
    <w:rsid w:val="00EA4AD8"/>
    <w:rsid w:val="00EA52CA"/>
    <w:rsid w:val="00EA5E36"/>
    <w:rsid w:val="00EA5F73"/>
    <w:rsid w:val="00EA608B"/>
    <w:rsid w:val="00EA6435"/>
    <w:rsid w:val="00EA6FC3"/>
    <w:rsid w:val="00EA7B2F"/>
    <w:rsid w:val="00EB0058"/>
    <w:rsid w:val="00EB052B"/>
    <w:rsid w:val="00EB0535"/>
    <w:rsid w:val="00EB0A0D"/>
    <w:rsid w:val="00EB12AE"/>
    <w:rsid w:val="00EB14D2"/>
    <w:rsid w:val="00EB165D"/>
    <w:rsid w:val="00EB16C9"/>
    <w:rsid w:val="00EB1CF9"/>
    <w:rsid w:val="00EB238D"/>
    <w:rsid w:val="00EB25AE"/>
    <w:rsid w:val="00EB2822"/>
    <w:rsid w:val="00EB2AE3"/>
    <w:rsid w:val="00EB2BBC"/>
    <w:rsid w:val="00EB3339"/>
    <w:rsid w:val="00EB36CF"/>
    <w:rsid w:val="00EB3846"/>
    <w:rsid w:val="00EB39F1"/>
    <w:rsid w:val="00EB42C4"/>
    <w:rsid w:val="00EB4A02"/>
    <w:rsid w:val="00EB529C"/>
    <w:rsid w:val="00EB566C"/>
    <w:rsid w:val="00EB697E"/>
    <w:rsid w:val="00EB78D8"/>
    <w:rsid w:val="00EB7AB9"/>
    <w:rsid w:val="00EB7B5A"/>
    <w:rsid w:val="00EB7C9B"/>
    <w:rsid w:val="00EB7D09"/>
    <w:rsid w:val="00EB7EB7"/>
    <w:rsid w:val="00EB7ED1"/>
    <w:rsid w:val="00EB7ED5"/>
    <w:rsid w:val="00EB7F87"/>
    <w:rsid w:val="00EB7FC4"/>
    <w:rsid w:val="00EC0309"/>
    <w:rsid w:val="00EC0CD0"/>
    <w:rsid w:val="00EC0E93"/>
    <w:rsid w:val="00EC16A7"/>
    <w:rsid w:val="00EC18C9"/>
    <w:rsid w:val="00EC2038"/>
    <w:rsid w:val="00EC2486"/>
    <w:rsid w:val="00EC2506"/>
    <w:rsid w:val="00EC25F0"/>
    <w:rsid w:val="00EC28CA"/>
    <w:rsid w:val="00EC2B5A"/>
    <w:rsid w:val="00EC2FC4"/>
    <w:rsid w:val="00EC338E"/>
    <w:rsid w:val="00EC3639"/>
    <w:rsid w:val="00EC418B"/>
    <w:rsid w:val="00EC4807"/>
    <w:rsid w:val="00EC498A"/>
    <w:rsid w:val="00EC4B11"/>
    <w:rsid w:val="00EC4C8A"/>
    <w:rsid w:val="00EC4C92"/>
    <w:rsid w:val="00EC5597"/>
    <w:rsid w:val="00EC58FE"/>
    <w:rsid w:val="00EC6463"/>
    <w:rsid w:val="00EC6742"/>
    <w:rsid w:val="00EC70AD"/>
    <w:rsid w:val="00EC7770"/>
    <w:rsid w:val="00EC7EC7"/>
    <w:rsid w:val="00ED010A"/>
    <w:rsid w:val="00ED075E"/>
    <w:rsid w:val="00ED0A3A"/>
    <w:rsid w:val="00ED0D35"/>
    <w:rsid w:val="00ED0E15"/>
    <w:rsid w:val="00ED1151"/>
    <w:rsid w:val="00ED181C"/>
    <w:rsid w:val="00ED1C26"/>
    <w:rsid w:val="00ED2258"/>
    <w:rsid w:val="00ED2275"/>
    <w:rsid w:val="00ED245B"/>
    <w:rsid w:val="00ED290D"/>
    <w:rsid w:val="00ED2B62"/>
    <w:rsid w:val="00ED2BF4"/>
    <w:rsid w:val="00ED2F89"/>
    <w:rsid w:val="00ED30DE"/>
    <w:rsid w:val="00ED3BE9"/>
    <w:rsid w:val="00ED3C00"/>
    <w:rsid w:val="00ED3EAF"/>
    <w:rsid w:val="00ED4232"/>
    <w:rsid w:val="00ED4263"/>
    <w:rsid w:val="00ED4534"/>
    <w:rsid w:val="00ED47E9"/>
    <w:rsid w:val="00ED4C8A"/>
    <w:rsid w:val="00ED5219"/>
    <w:rsid w:val="00ED528F"/>
    <w:rsid w:val="00ED5296"/>
    <w:rsid w:val="00ED5D04"/>
    <w:rsid w:val="00ED5D83"/>
    <w:rsid w:val="00ED6266"/>
    <w:rsid w:val="00ED65DA"/>
    <w:rsid w:val="00ED743C"/>
    <w:rsid w:val="00ED77E4"/>
    <w:rsid w:val="00ED77EA"/>
    <w:rsid w:val="00ED7867"/>
    <w:rsid w:val="00EE0389"/>
    <w:rsid w:val="00EE1EF0"/>
    <w:rsid w:val="00EE2475"/>
    <w:rsid w:val="00EE255A"/>
    <w:rsid w:val="00EE2DA0"/>
    <w:rsid w:val="00EE2EBF"/>
    <w:rsid w:val="00EE36A8"/>
    <w:rsid w:val="00EE389D"/>
    <w:rsid w:val="00EE3C29"/>
    <w:rsid w:val="00EE4025"/>
    <w:rsid w:val="00EE416E"/>
    <w:rsid w:val="00EE475D"/>
    <w:rsid w:val="00EE4A35"/>
    <w:rsid w:val="00EE4F34"/>
    <w:rsid w:val="00EE5190"/>
    <w:rsid w:val="00EE5863"/>
    <w:rsid w:val="00EE5AFE"/>
    <w:rsid w:val="00EE5E2A"/>
    <w:rsid w:val="00EE67AF"/>
    <w:rsid w:val="00EE694D"/>
    <w:rsid w:val="00EE7040"/>
    <w:rsid w:val="00EE77DA"/>
    <w:rsid w:val="00EE790D"/>
    <w:rsid w:val="00EE7B5F"/>
    <w:rsid w:val="00EF0019"/>
    <w:rsid w:val="00EF0607"/>
    <w:rsid w:val="00EF0688"/>
    <w:rsid w:val="00EF0749"/>
    <w:rsid w:val="00EF0837"/>
    <w:rsid w:val="00EF08CE"/>
    <w:rsid w:val="00EF132D"/>
    <w:rsid w:val="00EF13BE"/>
    <w:rsid w:val="00EF1475"/>
    <w:rsid w:val="00EF1E61"/>
    <w:rsid w:val="00EF1F72"/>
    <w:rsid w:val="00EF2A08"/>
    <w:rsid w:val="00EF2C26"/>
    <w:rsid w:val="00EF3E5B"/>
    <w:rsid w:val="00EF3ED5"/>
    <w:rsid w:val="00EF4D30"/>
    <w:rsid w:val="00EF5265"/>
    <w:rsid w:val="00EF58F5"/>
    <w:rsid w:val="00EF6565"/>
    <w:rsid w:val="00EF6683"/>
    <w:rsid w:val="00EF670B"/>
    <w:rsid w:val="00EF6C7B"/>
    <w:rsid w:val="00EF6D59"/>
    <w:rsid w:val="00EF7480"/>
    <w:rsid w:val="00EF7E8C"/>
    <w:rsid w:val="00EF7F4B"/>
    <w:rsid w:val="00F0123D"/>
    <w:rsid w:val="00F01974"/>
    <w:rsid w:val="00F01E56"/>
    <w:rsid w:val="00F02590"/>
    <w:rsid w:val="00F02B8C"/>
    <w:rsid w:val="00F02BA7"/>
    <w:rsid w:val="00F02E6E"/>
    <w:rsid w:val="00F03322"/>
    <w:rsid w:val="00F0360A"/>
    <w:rsid w:val="00F0367D"/>
    <w:rsid w:val="00F04962"/>
    <w:rsid w:val="00F04A54"/>
    <w:rsid w:val="00F04EDE"/>
    <w:rsid w:val="00F05283"/>
    <w:rsid w:val="00F052EB"/>
    <w:rsid w:val="00F05B1F"/>
    <w:rsid w:val="00F05DF4"/>
    <w:rsid w:val="00F06081"/>
    <w:rsid w:val="00F066FF"/>
    <w:rsid w:val="00F06AD7"/>
    <w:rsid w:val="00F070E1"/>
    <w:rsid w:val="00F073AE"/>
    <w:rsid w:val="00F07492"/>
    <w:rsid w:val="00F07584"/>
    <w:rsid w:val="00F07929"/>
    <w:rsid w:val="00F07B25"/>
    <w:rsid w:val="00F07CD8"/>
    <w:rsid w:val="00F07F10"/>
    <w:rsid w:val="00F1017A"/>
    <w:rsid w:val="00F10883"/>
    <w:rsid w:val="00F10E34"/>
    <w:rsid w:val="00F11015"/>
    <w:rsid w:val="00F110F3"/>
    <w:rsid w:val="00F11174"/>
    <w:rsid w:val="00F11293"/>
    <w:rsid w:val="00F115FA"/>
    <w:rsid w:val="00F11653"/>
    <w:rsid w:val="00F116EF"/>
    <w:rsid w:val="00F11A8F"/>
    <w:rsid w:val="00F11BB7"/>
    <w:rsid w:val="00F12183"/>
    <w:rsid w:val="00F12571"/>
    <w:rsid w:val="00F12676"/>
    <w:rsid w:val="00F12B7C"/>
    <w:rsid w:val="00F12E1D"/>
    <w:rsid w:val="00F130CE"/>
    <w:rsid w:val="00F1313E"/>
    <w:rsid w:val="00F13213"/>
    <w:rsid w:val="00F13504"/>
    <w:rsid w:val="00F136CD"/>
    <w:rsid w:val="00F13815"/>
    <w:rsid w:val="00F13E30"/>
    <w:rsid w:val="00F13EC5"/>
    <w:rsid w:val="00F14191"/>
    <w:rsid w:val="00F14309"/>
    <w:rsid w:val="00F1447D"/>
    <w:rsid w:val="00F14DA0"/>
    <w:rsid w:val="00F14DC0"/>
    <w:rsid w:val="00F14E87"/>
    <w:rsid w:val="00F150F7"/>
    <w:rsid w:val="00F152E5"/>
    <w:rsid w:val="00F1534B"/>
    <w:rsid w:val="00F1542C"/>
    <w:rsid w:val="00F1599B"/>
    <w:rsid w:val="00F15B25"/>
    <w:rsid w:val="00F15CB9"/>
    <w:rsid w:val="00F15F7B"/>
    <w:rsid w:val="00F163A5"/>
    <w:rsid w:val="00F16811"/>
    <w:rsid w:val="00F17981"/>
    <w:rsid w:val="00F17A14"/>
    <w:rsid w:val="00F17D72"/>
    <w:rsid w:val="00F202A8"/>
    <w:rsid w:val="00F2097E"/>
    <w:rsid w:val="00F20DE8"/>
    <w:rsid w:val="00F212A7"/>
    <w:rsid w:val="00F21E28"/>
    <w:rsid w:val="00F21EED"/>
    <w:rsid w:val="00F22CE9"/>
    <w:rsid w:val="00F22D56"/>
    <w:rsid w:val="00F236AC"/>
    <w:rsid w:val="00F24071"/>
    <w:rsid w:val="00F240E5"/>
    <w:rsid w:val="00F24167"/>
    <w:rsid w:val="00F244F8"/>
    <w:rsid w:val="00F245AF"/>
    <w:rsid w:val="00F249A7"/>
    <w:rsid w:val="00F24CE2"/>
    <w:rsid w:val="00F258E6"/>
    <w:rsid w:val="00F25F84"/>
    <w:rsid w:val="00F27590"/>
    <w:rsid w:val="00F27B97"/>
    <w:rsid w:val="00F301CC"/>
    <w:rsid w:val="00F301DF"/>
    <w:rsid w:val="00F30259"/>
    <w:rsid w:val="00F30767"/>
    <w:rsid w:val="00F31011"/>
    <w:rsid w:val="00F32797"/>
    <w:rsid w:val="00F32F0F"/>
    <w:rsid w:val="00F332CC"/>
    <w:rsid w:val="00F3382D"/>
    <w:rsid w:val="00F33DD2"/>
    <w:rsid w:val="00F34F40"/>
    <w:rsid w:val="00F355B3"/>
    <w:rsid w:val="00F35712"/>
    <w:rsid w:val="00F35F7F"/>
    <w:rsid w:val="00F35F82"/>
    <w:rsid w:val="00F36AF0"/>
    <w:rsid w:val="00F36CB7"/>
    <w:rsid w:val="00F36DB0"/>
    <w:rsid w:val="00F3748F"/>
    <w:rsid w:val="00F37DC3"/>
    <w:rsid w:val="00F403BA"/>
    <w:rsid w:val="00F406D6"/>
    <w:rsid w:val="00F40870"/>
    <w:rsid w:val="00F412C1"/>
    <w:rsid w:val="00F41E88"/>
    <w:rsid w:val="00F41ECA"/>
    <w:rsid w:val="00F42071"/>
    <w:rsid w:val="00F42BF8"/>
    <w:rsid w:val="00F42D66"/>
    <w:rsid w:val="00F432D7"/>
    <w:rsid w:val="00F439AC"/>
    <w:rsid w:val="00F43B9F"/>
    <w:rsid w:val="00F44E12"/>
    <w:rsid w:val="00F451E3"/>
    <w:rsid w:val="00F453A3"/>
    <w:rsid w:val="00F454D1"/>
    <w:rsid w:val="00F458E5"/>
    <w:rsid w:val="00F466F7"/>
    <w:rsid w:val="00F46C51"/>
    <w:rsid w:val="00F47064"/>
    <w:rsid w:val="00F47795"/>
    <w:rsid w:val="00F47B17"/>
    <w:rsid w:val="00F47D43"/>
    <w:rsid w:val="00F51072"/>
    <w:rsid w:val="00F51B62"/>
    <w:rsid w:val="00F51C21"/>
    <w:rsid w:val="00F5211F"/>
    <w:rsid w:val="00F5222B"/>
    <w:rsid w:val="00F523EB"/>
    <w:rsid w:val="00F526F6"/>
    <w:rsid w:val="00F52C5E"/>
    <w:rsid w:val="00F52D11"/>
    <w:rsid w:val="00F52FD3"/>
    <w:rsid w:val="00F535B5"/>
    <w:rsid w:val="00F5373B"/>
    <w:rsid w:val="00F53978"/>
    <w:rsid w:val="00F53B78"/>
    <w:rsid w:val="00F54060"/>
    <w:rsid w:val="00F54198"/>
    <w:rsid w:val="00F54775"/>
    <w:rsid w:val="00F54810"/>
    <w:rsid w:val="00F548AB"/>
    <w:rsid w:val="00F55042"/>
    <w:rsid w:val="00F553BC"/>
    <w:rsid w:val="00F55602"/>
    <w:rsid w:val="00F55FE6"/>
    <w:rsid w:val="00F567F0"/>
    <w:rsid w:val="00F56DF1"/>
    <w:rsid w:val="00F57F62"/>
    <w:rsid w:val="00F6000A"/>
    <w:rsid w:val="00F600C9"/>
    <w:rsid w:val="00F60146"/>
    <w:rsid w:val="00F6029B"/>
    <w:rsid w:val="00F6042B"/>
    <w:rsid w:val="00F60761"/>
    <w:rsid w:val="00F60960"/>
    <w:rsid w:val="00F61F58"/>
    <w:rsid w:val="00F620B0"/>
    <w:rsid w:val="00F622BC"/>
    <w:rsid w:val="00F62966"/>
    <w:rsid w:val="00F62A79"/>
    <w:rsid w:val="00F63799"/>
    <w:rsid w:val="00F637FE"/>
    <w:rsid w:val="00F63953"/>
    <w:rsid w:val="00F63FA3"/>
    <w:rsid w:val="00F641F8"/>
    <w:rsid w:val="00F6437F"/>
    <w:rsid w:val="00F64471"/>
    <w:rsid w:val="00F645FA"/>
    <w:rsid w:val="00F64C63"/>
    <w:rsid w:val="00F64D25"/>
    <w:rsid w:val="00F64E14"/>
    <w:rsid w:val="00F64F5C"/>
    <w:rsid w:val="00F64FE4"/>
    <w:rsid w:val="00F6552A"/>
    <w:rsid w:val="00F65869"/>
    <w:rsid w:val="00F6600C"/>
    <w:rsid w:val="00F66038"/>
    <w:rsid w:val="00F66127"/>
    <w:rsid w:val="00F6658F"/>
    <w:rsid w:val="00F66D7C"/>
    <w:rsid w:val="00F66E94"/>
    <w:rsid w:val="00F66EF6"/>
    <w:rsid w:val="00F670C6"/>
    <w:rsid w:val="00F67954"/>
    <w:rsid w:val="00F67A94"/>
    <w:rsid w:val="00F70E86"/>
    <w:rsid w:val="00F70F93"/>
    <w:rsid w:val="00F71377"/>
    <w:rsid w:val="00F71649"/>
    <w:rsid w:val="00F71B42"/>
    <w:rsid w:val="00F71E69"/>
    <w:rsid w:val="00F723C1"/>
    <w:rsid w:val="00F725FB"/>
    <w:rsid w:val="00F728A3"/>
    <w:rsid w:val="00F731E6"/>
    <w:rsid w:val="00F73879"/>
    <w:rsid w:val="00F73B3E"/>
    <w:rsid w:val="00F73E41"/>
    <w:rsid w:val="00F742BC"/>
    <w:rsid w:val="00F7453E"/>
    <w:rsid w:val="00F747C1"/>
    <w:rsid w:val="00F74ED1"/>
    <w:rsid w:val="00F75014"/>
    <w:rsid w:val="00F75324"/>
    <w:rsid w:val="00F753A1"/>
    <w:rsid w:val="00F75440"/>
    <w:rsid w:val="00F7551C"/>
    <w:rsid w:val="00F75B58"/>
    <w:rsid w:val="00F75E9B"/>
    <w:rsid w:val="00F75EF9"/>
    <w:rsid w:val="00F7651B"/>
    <w:rsid w:val="00F76863"/>
    <w:rsid w:val="00F7689F"/>
    <w:rsid w:val="00F80656"/>
    <w:rsid w:val="00F807A3"/>
    <w:rsid w:val="00F80C26"/>
    <w:rsid w:val="00F82526"/>
    <w:rsid w:val="00F825CF"/>
    <w:rsid w:val="00F82B04"/>
    <w:rsid w:val="00F82B85"/>
    <w:rsid w:val="00F82CA9"/>
    <w:rsid w:val="00F82CB6"/>
    <w:rsid w:val="00F833B6"/>
    <w:rsid w:val="00F83453"/>
    <w:rsid w:val="00F83751"/>
    <w:rsid w:val="00F839C2"/>
    <w:rsid w:val="00F83D1B"/>
    <w:rsid w:val="00F83F6A"/>
    <w:rsid w:val="00F842A5"/>
    <w:rsid w:val="00F84729"/>
    <w:rsid w:val="00F84982"/>
    <w:rsid w:val="00F84DCA"/>
    <w:rsid w:val="00F84F8F"/>
    <w:rsid w:val="00F8508C"/>
    <w:rsid w:val="00F85654"/>
    <w:rsid w:val="00F857EB"/>
    <w:rsid w:val="00F85805"/>
    <w:rsid w:val="00F85A22"/>
    <w:rsid w:val="00F85CE1"/>
    <w:rsid w:val="00F85E76"/>
    <w:rsid w:val="00F86AE6"/>
    <w:rsid w:val="00F8713A"/>
    <w:rsid w:val="00F872EA"/>
    <w:rsid w:val="00F87690"/>
    <w:rsid w:val="00F87B3D"/>
    <w:rsid w:val="00F87ED0"/>
    <w:rsid w:val="00F9066D"/>
    <w:rsid w:val="00F908E3"/>
    <w:rsid w:val="00F91483"/>
    <w:rsid w:val="00F915FE"/>
    <w:rsid w:val="00F91856"/>
    <w:rsid w:val="00F91BCB"/>
    <w:rsid w:val="00F91DDD"/>
    <w:rsid w:val="00F925D9"/>
    <w:rsid w:val="00F9264B"/>
    <w:rsid w:val="00F92E16"/>
    <w:rsid w:val="00F93671"/>
    <w:rsid w:val="00F939F8"/>
    <w:rsid w:val="00F93A38"/>
    <w:rsid w:val="00F93E3E"/>
    <w:rsid w:val="00F94514"/>
    <w:rsid w:val="00F94517"/>
    <w:rsid w:val="00F94834"/>
    <w:rsid w:val="00F9511A"/>
    <w:rsid w:val="00F95249"/>
    <w:rsid w:val="00F95B8E"/>
    <w:rsid w:val="00F96E65"/>
    <w:rsid w:val="00F97472"/>
    <w:rsid w:val="00F977E5"/>
    <w:rsid w:val="00F97C77"/>
    <w:rsid w:val="00F97D17"/>
    <w:rsid w:val="00FA07B0"/>
    <w:rsid w:val="00FA0D2D"/>
    <w:rsid w:val="00FA0D9D"/>
    <w:rsid w:val="00FA0FD9"/>
    <w:rsid w:val="00FA144F"/>
    <w:rsid w:val="00FA18AE"/>
    <w:rsid w:val="00FA1D6B"/>
    <w:rsid w:val="00FA1EC1"/>
    <w:rsid w:val="00FA211F"/>
    <w:rsid w:val="00FA2FC2"/>
    <w:rsid w:val="00FA3203"/>
    <w:rsid w:val="00FA3295"/>
    <w:rsid w:val="00FA3B6D"/>
    <w:rsid w:val="00FA3F83"/>
    <w:rsid w:val="00FA46C5"/>
    <w:rsid w:val="00FA48F2"/>
    <w:rsid w:val="00FA554D"/>
    <w:rsid w:val="00FA5692"/>
    <w:rsid w:val="00FA56B5"/>
    <w:rsid w:val="00FA59F1"/>
    <w:rsid w:val="00FA5ED5"/>
    <w:rsid w:val="00FA6154"/>
    <w:rsid w:val="00FA61B5"/>
    <w:rsid w:val="00FA6336"/>
    <w:rsid w:val="00FA638D"/>
    <w:rsid w:val="00FA642F"/>
    <w:rsid w:val="00FA65ED"/>
    <w:rsid w:val="00FA66C7"/>
    <w:rsid w:val="00FA68AC"/>
    <w:rsid w:val="00FA739F"/>
    <w:rsid w:val="00FA7802"/>
    <w:rsid w:val="00FA79F3"/>
    <w:rsid w:val="00FA7C74"/>
    <w:rsid w:val="00FA7D0A"/>
    <w:rsid w:val="00FB007D"/>
    <w:rsid w:val="00FB010D"/>
    <w:rsid w:val="00FB012F"/>
    <w:rsid w:val="00FB0167"/>
    <w:rsid w:val="00FB04AC"/>
    <w:rsid w:val="00FB1305"/>
    <w:rsid w:val="00FB15E6"/>
    <w:rsid w:val="00FB175B"/>
    <w:rsid w:val="00FB17E4"/>
    <w:rsid w:val="00FB1FE4"/>
    <w:rsid w:val="00FB2712"/>
    <w:rsid w:val="00FB275F"/>
    <w:rsid w:val="00FB2E17"/>
    <w:rsid w:val="00FB2E20"/>
    <w:rsid w:val="00FB2EBB"/>
    <w:rsid w:val="00FB2F14"/>
    <w:rsid w:val="00FB2FCF"/>
    <w:rsid w:val="00FB4A4F"/>
    <w:rsid w:val="00FB4C6C"/>
    <w:rsid w:val="00FB599C"/>
    <w:rsid w:val="00FB5E9F"/>
    <w:rsid w:val="00FB653A"/>
    <w:rsid w:val="00FB66DD"/>
    <w:rsid w:val="00FB69D0"/>
    <w:rsid w:val="00FB6A07"/>
    <w:rsid w:val="00FB6F59"/>
    <w:rsid w:val="00FB719D"/>
    <w:rsid w:val="00FB745E"/>
    <w:rsid w:val="00FB7663"/>
    <w:rsid w:val="00FB7AAF"/>
    <w:rsid w:val="00FB7E71"/>
    <w:rsid w:val="00FB7E75"/>
    <w:rsid w:val="00FC01A3"/>
    <w:rsid w:val="00FC01DC"/>
    <w:rsid w:val="00FC061D"/>
    <w:rsid w:val="00FC0A9F"/>
    <w:rsid w:val="00FC115A"/>
    <w:rsid w:val="00FC1166"/>
    <w:rsid w:val="00FC1607"/>
    <w:rsid w:val="00FC1772"/>
    <w:rsid w:val="00FC1A0E"/>
    <w:rsid w:val="00FC1C50"/>
    <w:rsid w:val="00FC1CC5"/>
    <w:rsid w:val="00FC2645"/>
    <w:rsid w:val="00FC4003"/>
    <w:rsid w:val="00FC423A"/>
    <w:rsid w:val="00FC42A7"/>
    <w:rsid w:val="00FC4535"/>
    <w:rsid w:val="00FC492E"/>
    <w:rsid w:val="00FC4F31"/>
    <w:rsid w:val="00FC537A"/>
    <w:rsid w:val="00FC573C"/>
    <w:rsid w:val="00FC5946"/>
    <w:rsid w:val="00FC5E41"/>
    <w:rsid w:val="00FC6500"/>
    <w:rsid w:val="00FC653B"/>
    <w:rsid w:val="00FC69AA"/>
    <w:rsid w:val="00FC72F0"/>
    <w:rsid w:val="00FC76CD"/>
    <w:rsid w:val="00FC780C"/>
    <w:rsid w:val="00FC7C2B"/>
    <w:rsid w:val="00FD01F3"/>
    <w:rsid w:val="00FD0405"/>
    <w:rsid w:val="00FD053B"/>
    <w:rsid w:val="00FD0608"/>
    <w:rsid w:val="00FD06C4"/>
    <w:rsid w:val="00FD07F5"/>
    <w:rsid w:val="00FD105B"/>
    <w:rsid w:val="00FD1680"/>
    <w:rsid w:val="00FD2374"/>
    <w:rsid w:val="00FD23CD"/>
    <w:rsid w:val="00FD293C"/>
    <w:rsid w:val="00FD29D3"/>
    <w:rsid w:val="00FD3070"/>
    <w:rsid w:val="00FD3A03"/>
    <w:rsid w:val="00FD3D8D"/>
    <w:rsid w:val="00FD3EEE"/>
    <w:rsid w:val="00FD45E8"/>
    <w:rsid w:val="00FD48A5"/>
    <w:rsid w:val="00FD4F3F"/>
    <w:rsid w:val="00FD5A74"/>
    <w:rsid w:val="00FD5CE5"/>
    <w:rsid w:val="00FD67CA"/>
    <w:rsid w:val="00FD68EC"/>
    <w:rsid w:val="00FD6EE0"/>
    <w:rsid w:val="00FD715C"/>
    <w:rsid w:val="00FD72F4"/>
    <w:rsid w:val="00FD7FED"/>
    <w:rsid w:val="00FE1195"/>
    <w:rsid w:val="00FE132F"/>
    <w:rsid w:val="00FE16C4"/>
    <w:rsid w:val="00FE1829"/>
    <w:rsid w:val="00FE256B"/>
    <w:rsid w:val="00FE2BB4"/>
    <w:rsid w:val="00FE2CB1"/>
    <w:rsid w:val="00FE3798"/>
    <w:rsid w:val="00FE3BBB"/>
    <w:rsid w:val="00FE40CF"/>
    <w:rsid w:val="00FE41B0"/>
    <w:rsid w:val="00FE4B2A"/>
    <w:rsid w:val="00FE5034"/>
    <w:rsid w:val="00FE53DF"/>
    <w:rsid w:val="00FE53F6"/>
    <w:rsid w:val="00FE5568"/>
    <w:rsid w:val="00FE59A1"/>
    <w:rsid w:val="00FE5F29"/>
    <w:rsid w:val="00FE5F8B"/>
    <w:rsid w:val="00FE624E"/>
    <w:rsid w:val="00FE7124"/>
    <w:rsid w:val="00FE71F0"/>
    <w:rsid w:val="00FE7700"/>
    <w:rsid w:val="00FE7BB9"/>
    <w:rsid w:val="00FE7C0E"/>
    <w:rsid w:val="00FF18D1"/>
    <w:rsid w:val="00FF18FB"/>
    <w:rsid w:val="00FF1CBA"/>
    <w:rsid w:val="00FF3843"/>
    <w:rsid w:val="00FF3BAD"/>
    <w:rsid w:val="00FF432B"/>
    <w:rsid w:val="00FF4367"/>
    <w:rsid w:val="00FF47F3"/>
    <w:rsid w:val="00FF4A0A"/>
    <w:rsid w:val="00FF4BE3"/>
    <w:rsid w:val="00FF4CDC"/>
    <w:rsid w:val="00FF4D57"/>
    <w:rsid w:val="00FF50C9"/>
    <w:rsid w:val="00FF50DB"/>
    <w:rsid w:val="00FF55A9"/>
    <w:rsid w:val="00FF5E19"/>
    <w:rsid w:val="00FF6034"/>
    <w:rsid w:val="00FF63B5"/>
    <w:rsid w:val="00FF7257"/>
    <w:rsid w:val="00FF76B4"/>
    <w:rsid w:val="00FF78A9"/>
    <w:rsid w:val="00FF78B4"/>
    <w:rsid w:val="00FF7C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11" fill="f" fillcolor="#36c">
      <v:fill color="#36c" on="f" alignshape="f"/>
      <v:shadow color="#006"/>
      <v:textbox inset="2.70156mm,1.3508mm,2.70156mm,1.3508mm"/>
      <o:colormru v:ext="edit" colors="#9fc4d5,#3cc,#39f,#1912ae"/>
    </o:shapedefaults>
    <o:shapelayout v:ext="edit">
      <o:idmap v:ext="edit" data="1,3,4,5,6,7,8"/>
      <o:rules v:ext="edit">
        <o:r id="V:Rule1" type="callout" idref="#_x0000_s8301"/>
        <o:r id="V:Rule2" type="callout" idref="#_x0000_s8299"/>
        <o:r id="V:Rule3" type="callout" idref="#_x0000_s8309"/>
        <o:r id="V:Rule4" type="callout" idref="#_x0000_s8297"/>
        <o:r id="V:Rule5" type="callout" idref="#_x0000_s8310"/>
        <o:r id="V:Rule6" type="callout" idref="#_x0000_s8303"/>
        <o:r id="V:Rule7" type="callout" idref="#_x0000_s8302"/>
        <o:r id="V:Rule8" type="callout" idref="#_x0000_s8296"/>
        <o:r id="V:Rule9" type="callout" idref="#_x0000_s8298"/>
        <o:r id="V:Rule10" type="callout" idref="#_x0000_s8295"/>
      </o:rules>
    </o:shapelayout>
  </w:shapeDefaults>
  <w:decimalSymbol w:val=","/>
  <w:listSeparator w:val=";"/>
  <w14:docId w14:val="171FC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index heading" w:uiPriority="99"/>
    <w:lsdException w:name="caption" w:qFormat="1"/>
    <w:lsdException w:name="table of figures" w:uiPriority="99"/>
    <w:lsdException w:name="Title" w:uiPriority="99" w:qFormat="1"/>
    <w:lsdException w:name="Body Text" w:uiPriority="99"/>
    <w:lsdException w:name="Body Text Indent" w:uiPriority="99"/>
    <w:lsdException w:name="Subtitle" w:uiPriority="99" w:qFormat="1"/>
    <w:lsdException w:name="Body Text 2" w:uiPriority="99"/>
    <w:lsdException w:name="Body Text 3" w:uiPriority="99"/>
    <w:lsdException w:name="Body Text Indent 2" w:uiPriority="99"/>
    <w:lsdException w:name="Body Text Indent 3" w:uiPriority="99"/>
    <w:lsdException w:name="Hyperlink" w:uiPriority="99"/>
    <w:lsdException w:name="Strong" w:qFormat="1"/>
    <w:lsdException w:name="Emphasis" w:qFormat="1"/>
    <w:lsdException w:name="Document Map" w:uiPriority="99"/>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B01CDC"/>
    <w:rPr>
      <w:sz w:val="24"/>
      <w:szCs w:val="24"/>
      <w:lang w:eastAsia="it-IT"/>
    </w:rPr>
  </w:style>
  <w:style w:type="paragraph" w:styleId="Heading10">
    <w:name w:val="heading 1"/>
    <w:basedOn w:val="Normal"/>
    <w:next w:val="Normal"/>
    <w:link w:val="Heading1Char"/>
    <w:qFormat/>
    <w:rsid w:val="00C92AA6"/>
    <w:pPr>
      <w:keepNext/>
      <w:outlineLvl w:val="0"/>
    </w:pPr>
    <w:rPr>
      <w:rFonts w:ascii="Arial" w:hAnsi="Arial" w:cs="Arial"/>
      <w:b/>
      <w:bCs/>
      <w:sz w:val="36"/>
    </w:rPr>
  </w:style>
  <w:style w:type="paragraph" w:styleId="Heading2">
    <w:name w:val="heading 2"/>
    <w:basedOn w:val="Normal"/>
    <w:next w:val="Normal"/>
    <w:link w:val="Heading2Char"/>
    <w:qFormat/>
    <w:rsid w:val="00687609"/>
    <w:pPr>
      <w:keepNext/>
      <w:outlineLvl w:val="1"/>
    </w:pPr>
    <w:rPr>
      <w:rFonts w:ascii="Arial" w:hAnsi="Arial" w:cs="Arial"/>
      <w:b/>
      <w:sz w:val="32"/>
    </w:rPr>
  </w:style>
  <w:style w:type="paragraph" w:styleId="Heading30">
    <w:name w:val="heading 3"/>
    <w:next w:val="Normal"/>
    <w:link w:val="Heading3Char"/>
    <w:qFormat/>
    <w:rsid w:val="00786591"/>
    <w:pPr>
      <w:keepNext/>
      <w:spacing w:line="360" w:lineRule="auto"/>
      <w:outlineLvl w:val="2"/>
    </w:pPr>
    <w:rPr>
      <w:rFonts w:ascii="Arial" w:hAnsi="Arial" w:cs="Arial"/>
      <w:b/>
      <w:bCs/>
      <w:sz w:val="28"/>
      <w:szCs w:val="24"/>
      <w:lang w:eastAsia="it-IT"/>
    </w:rPr>
  </w:style>
  <w:style w:type="paragraph" w:styleId="Heading4">
    <w:name w:val="heading 4"/>
    <w:basedOn w:val="Heading30"/>
    <w:next w:val="Normal"/>
    <w:link w:val="Heading4Char"/>
    <w:qFormat/>
    <w:rsid w:val="003B3EC5"/>
    <w:pPr>
      <w:numPr>
        <w:numId w:val="5"/>
      </w:numPr>
      <w:pBdr>
        <w:top w:val="single" w:sz="4" w:space="1" w:color="auto"/>
      </w:pBdr>
      <w:outlineLvl w:val="3"/>
    </w:pPr>
    <w:rPr>
      <w:bCs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A4DE4"/>
    <w:pPr>
      <w:tabs>
        <w:tab w:val="center" w:pos="4819"/>
        <w:tab w:val="right" w:pos="9638"/>
      </w:tabs>
    </w:pPr>
  </w:style>
  <w:style w:type="paragraph" w:styleId="Footer">
    <w:name w:val="footer"/>
    <w:basedOn w:val="Normal"/>
    <w:link w:val="FooterChar"/>
    <w:uiPriority w:val="99"/>
    <w:rsid w:val="008A4DE4"/>
    <w:pPr>
      <w:tabs>
        <w:tab w:val="center" w:pos="4819"/>
        <w:tab w:val="right" w:pos="9638"/>
      </w:tabs>
    </w:pPr>
  </w:style>
  <w:style w:type="character" w:styleId="PageNumber">
    <w:name w:val="page number"/>
    <w:basedOn w:val="DefaultParagraphFont"/>
    <w:rsid w:val="008A4DE4"/>
  </w:style>
  <w:style w:type="paragraph" w:styleId="BodyText2">
    <w:name w:val="Body Text 2"/>
    <w:basedOn w:val="Normal"/>
    <w:link w:val="BodyText2Char"/>
    <w:uiPriority w:val="99"/>
    <w:rsid w:val="008A4DE4"/>
    <w:pPr>
      <w:jc w:val="both"/>
    </w:pPr>
    <w:rPr>
      <w:lang w:eastAsia="en-US"/>
    </w:rPr>
  </w:style>
  <w:style w:type="paragraph" w:customStyle="1" w:styleId="tit1">
    <w:name w:val="tit1"/>
    <w:basedOn w:val="Normal"/>
    <w:uiPriority w:val="99"/>
    <w:rsid w:val="008A4DE4"/>
    <w:pPr>
      <w:spacing w:line="360" w:lineRule="auto"/>
    </w:pPr>
    <w:rPr>
      <w:rFonts w:ascii="Arial" w:hAnsi="Arial" w:cs="Arial"/>
      <w:b/>
      <w:bCs/>
      <w:lang w:eastAsia="en-US"/>
    </w:rPr>
  </w:style>
  <w:style w:type="paragraph" w:styleId="BodyTextIndent">
    <w:name w:val="Body Text Indent"/>
    <w:basedOn w:val="Normal"/>
    <w:link w:val="BodyTextIndentChar"/>
    <w:uiPriority w:val="99"/>
    <w:rsid w:val="008A4DE4"/>
    <w:pPr>
      <w:ind w:left="270"/>
      <w:jc w:val="both"/>
    </w:pPr>
    <w:rPr>
      <w:lang w:eastAsia="en-US"/>
    </w:rPr>
  </w:style>
  <w:style w:type="paragraph" w:styleId="BodyTextIndent2">
    <w:name w:val="Body Text Indent 2"/>
    <w:basedOn w:val="Normal"/>
    <w:link w:val="BodyTextIndent2Char"/>
    <w:uiPriority w:val="99"/>
    <w:rsid w:val="008A4DE4"/>
    <w:pPr>
      <w:ind w:left="270" w:hanging="270"/>
      <w:jc w:val="both"/>
    </w:pPr>
    <w:rPr>
      <w:lang w:eastAsia="en-US"/>
    </w:rPr>
  </w:style>
  <w:style w:type="paragraph" w:styleId="BodyTextIndent3">
    <w:name w:val="Body Text Indent 3"/>
    <w:basedOn w:val="Normal"/>
    <w:link w:val="BodyTextIndent3Char"/>
    <w:uiPriority w:val="99"/>
    <w:rsid w:val="008A4DE4"/>
    <w:pPr>
      <w:ind w:left="270" w:hanging="270"/>
    </w:pPr>
    <w:rPr>
      <w:lang w:eastAsia="en-US"/>
    </w:rPr>
  </w:style>
  <w:style w:type="paragraph" w:customStyle="1" w:styleId="tit2">
    <w:name w:val="tit2"/>
    <w:basedOn w:val="Normal"/>
    <w:uiPriority w:val="99"/>
    <w:rsid w:val="008A4DE4"/>
    <w:pPr>
      <w:spacing w:after="120"/>
    </w:pPr>
    <w:rPr>
      <w:rFonts w:ascii="Arial" w:hAnsi="Arial" w:cs="Arial"/>
      <w:b/>
      <w:bCs/>
      <w:lang w:eastAsia="en-US"/>
    </w:rPr>
  </w:style>
  <w:style w:type="paragraph" w:customStyle="1" w:styleId="tit4">
    <w:name w:val="tit4"/>
    <w:basedOn w:val="tit2"/>
    <w:uiPriority w:val="99"/>
    <w:rsid w:val="008A4DE4"/>
  </w:style>
  <w:style w:type="paragraph" w:customStyle="1" w:styleId="norm">
    <w:name w:val="norm"/>
    <w:basedOn w:val="tit2"/>
    <w:uiPriority w:val="99"/>
    <w:rsid w:val="008A4DE4"/>
  </w:style>
  <w:style w:type="paragraph" w:styleId="TOC1">
    <w:name w:val="toc 1"/>
    <w:basedOn w:val="Normal"/>
    <w:next w:val="Normal"/>
    <w:autoRedefine/>
    <w:uiPriority w:val="39"/>
    <w:rsid w:val="00286AB8"/>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7B4487"/>
    <w:pPr>
      <w:ind w:left="240"/>
    </w:pPr>
    <w:rPr>
      <w:rFonts w:asciiTheme="minorHAnsi" w:hAnsiTheme="minorHAnsi" w:cstheme="minorHAnsi"/>
      <w:smallCaps/>
      <w:sz w:val="20"/>
      <w:szCs w:val="20"/>
    </w:rPr>
  </w:style>
  <w:style w:type="paragraph" w:styleId="TOC3">
    <w:name w:val="toc 3"/>
    <w:basedOn w:val="Normal"/>
    <w:next w:val="Normal"/>
    <w:autoRedefine/>
    <w:uiPriority w:val="39"/>
    <w:rsid w:val="004217E2"/>
    <w:pPr>
      <w:ind w:left="480"/>
    </w:pPr>
    <w:rPr>
      <w:rFonts w:asciiTheme="minorHAnsi" w:hAnsiTheme="minorHAnsi" w:cstheme="minorHAnsi"/>
      <w:i/>
      <w:iCs/>
      <w:sz w:val="20"/>
      <w:szCs w:val="20"/>
    </w:rPr>
  </w:style>
  <w:style w:type="paragraph" w:styleId="TOC4">
    <w:name w:val="toc 4"/>
    <w:basedOn w:val="Normal"/>
    <w:next w:val="Normal"/>
    <w:autoRedefine/>
    <w:uiPriority w:val="39"/>
    <w:rsid w:val="008A4DE4"/>
    <w:pPr>
      <w:ind w:left="720"/>
    </w:pPr>
    <w:rPr>
      <w:rFonts w:asciiTheme="minorHAnsi" w:hAnsiTheme="minorHAnsi" w:cstheme="minorHAnsi"/>
      <w:sz w:val="18"/>
      <w:szCs w:val="18"/>
    </w:rPr>
  </w:style>
  <w:style w:type="paragraph" w:styleId="TOC5">
    <w:name w:val="toc 5"/>
    <w:basedOn w:val="Normal"/>
    <w:next w:val="Normal"/>
    <w:autoRedefine/>
    <w:uiPriority w:val="39"/>
    <w:rsid w:val="008A4DE4"/>
    <w:pPr>
      <w:ind w:left="960"/>
    </w:pPr>
    <w:rPr>
      <w:rFonts w:asciiTheme="minorHAnsi" w:hAnsiTheme="minorHAnsi" w:cstheme="minorHAnsi"/>
      <w:sz w:val="18"/>
      <w:szCs w:val="18"/>
    </w:rPr>
  </w:style>
  <w:style w:type="paragraph" w:styleId="TOC6">
    <w:name w:val="toc 6"/>
    <w:basedOn w:val="Normal"/>
    <w:next w:val="Normal"/>
    <w:autoRedefine/>
    <w:uiPriority w:val="39"/>
    <w:rsid w:val="008A4DE4"/>
    <w:pPr>
      <w:ind w:left="1200"/>
    </w:pPr>
    <w:rPr>
      <w:rFonts w:asciiTheme="minorHAnsi" w:hAnsiTheme="minorHAnsi" w:cstheme="minorHAnsi"/>
      <w:sz w:val="18"/>
      <w:szCs w:val="18"/>
    </w:rPr>
  </w:style>
  <w:style w:type="paragraph" w:styleId="TOC7">
    <w:name w:val="toc 7"/>
    <w:basedOn w:val="Normal"/>
    <w:next w:val="Normal"/>
    <w:autoRedefine/>
    <w:uiPriority w:val="39"/>
    <w:rsid w:val="008A4DE4"/>
    <w:pPr>
      <w:ind w:left="1440"/>
    </w:pPr>
    <w:rPr>
      <w:rFonts w:asciiTheme="minorHAnsi" w:hAnsiTheme="minorHAnsi" w:cstheme="minorHAnsi"/>
      <w:sz w:val="18"/>
      <w:szCs w:val="18"/>
    </w:rPr>
  </w:style>
  <w:style w:type="paragraph" w:styleId="TOC8">
    <w:name w:val="toc 8"/>
    <w:basedOn w:val="Normal"/>
    <w:next w:val="Normal"/>
    <w:autoRedefine/>
    <w:uiPriority w:val="39"/>
    <w:rsid w:val="008A4DE4"/>
    <w:pPr>
      <w:ind w:left="1680"/>
    </w:pPr>
    <w:rPr>
      <w:rFonts w:asciiTheme="minorHAnsi" w:hAnsiTheme="minorHAnsi" w:cstheme="minorHAnsi"/>
      <w:sz w:val="18"/>
      <w:szCs w:val="18"/>
    </w:rPr>
  </w:style>
  <w:style w:type="paragraph" w:styleId="TOC9">
    <w:name w:val="toc 9"/>
    <w:basedOn w:val="Normal"/>
    <w:next w:val="Normal"/>
    <w:autoRedefine/>
    <w:uiPriority w:val="39"/>
    <w:rsid w:val="008A4DE4"/>
    <w:pPr>
      <w:ind w:left="1920"/>
    </w:pPr>
    <w:rPr>
      <w:rFonts w:asciiTheme="minorHAnsi" w:hAnsiTheme="minorHAnsi" w:cstheme="minorHAnsi"/>
      <w:sz w:val="18"/>
      <w:szCs w:val="18"/>
    </w:rPr>
  </w:style>
  <w:style w:type="character" w:styleId="Hyperlink">
    <w:name w:val="Hyperlink"/>
    <w:basedOn w:val="DefaultParagraphFont"/>
    <w:uiPriority w:val="99"/>
    <w:rsid w:val="008A4DE4"/>
    <w:rPr>
      <w:color w:val="0000FF"/>
      <w:u w:val="single"/>
    </w:rPr>
  </w:style>
  <w:style w:type="paragraph" w:styleId="BodyText">
    <w:name w:val="Body Text"/>
    <w:basedOn w:val="Normal"/>
    <w:link w:val="BodyTextChar"/>
    <w:uiPriority w:val="99"/>
    <w:rsid w:val="008A4DE4"/>
    <w:pPr>
      <w:autoSpaceDE w:val="0"/>
      <w:autoSpaceDN w:val="0"/>
      <w:adjustRightInd w:val="0"/>
      <w:jc w:val="both"/>
    </w:pPr>
    <w:rPr>
      <w:rFonts w:ascii="Arial" w:hAnsi="Arial" w:cs="Arial"/>
      <w:sz w:val="16"/>
      <w:szCs w:val="17"/>
      <w:lang w:eastAsia="en-US"/>
    </w:rPr>
  </w:style>
  <w:style w:type="character" w:styleId="FollowedHyperlink">
    <w:name w:val="FollowedHyperlink"/>
    <w:basedOn w:val="DefaultParagraphFont"/>
    <w:rsid w:val="008A4DE4"/>
    <w:rPr>
      <w:color w:val="800080"/>
      <w:u w:val="single"/>
    </w:rPr>
  </w:style>
  <w:style w:type="paragraph" w:styleId="BodyText3">
    <w:name w:val="Body Text 3"/>
    <w:basedOn w:val="Normal"/>
    <w:link w:val="BodyText3Char"/>
    <w:uiPriority w:val="99"/>
    <w:rsid w:val="008A4DE4"/>
    <w:pPr>
      <w:jc w:val="center"/>
    </w:pPr>
  </w:style>
  <w:style w:type="paragraph" w:styleId="DocumentMap">
    <w:name w:val="Document Map"/>
    <w:basedOn w:val="Normal"/>
    <w:link w:val="DocumentMapChar"/>
    <w:uiPriority w:val="99"/>
    <w:semiHidden/>
    <w:rsid w:val="00F301DF"/>
    <w:pPr>
      <w:shd w:val="clear" w:color="auto" w:fill="000080"/>
    </w:pPr>
    <w:rPr>
      <w:rFonts w:ascii="Tahoma" w:hAnsi="Tahoma" w:cs="Tahoma"/>
    </w:rPr>
  </w:style>
  <w:style w:type="paragraph" w:styleId="Caption">
    <w:name w:val="caption"/>
    <w:basedOn w:val="Normal"/>
    <w:next w:val="Normal"/>
    <w:qFormat/>
    <w:rsid w:val="00FC061D"/>
    <w:pPr>
      <w:spacing w:before="120" w:after="120"/>
    </w:pPr>
    <w:rPr>
      <w:b/>
      <w:bCs/>
      <w:sz w:val="20"/>
      <w:szCs w:val="20"/>
    </w:rPr>
  </w:style>
  <w:style w:type="table" w:styleId="TableColorful1">
    <w:name w:val="Table Colorful 1"/>
    <w:basedOn w:val="TableNormal"/>
    <w:rsid w:val="00C5532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3B5D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s">
    <w:name w:val="~Contents"/>
    <w:basedOn w:val="Normal"/>
    <w:uiPriority w:val="99"/>
    <w:rsid w:val="00C020F6"/>
    <w:pPr>
      <w:spacing w:before="80"/>
      <w:ind w:left="851"/>
    </w:pPr>
    <w:rPr>
      <w:rFonts w:ascii="Helvetica" w:hAnsi="Helvetica"/>
      <w:b/>
      <w:lang w:eastAsia="fr-FR"/>
    </w:rPr>
  </w:style>
  <w:style w:type="paragraph" w:styleId="BalloonText">
    <w:name w:val="Balloon Text"/>
    <w:basedOn w:val="Normal"/>
    <w:link w:val="BalloonTextChar"/>
    <w:uiPriority w:val="99"/>
    <w:semiHidden/>
    <w:rsid w:val="001C4EEA"/>
    <w:rPr>
      <w:rFonts w:ascii="Tahoma" w:hAnsi="Tahoma" w:cs="Tahoma"/>
      <w:sz w:val="16"/>
      <w:szCs w:val="16"/>
    </w:rPr>
  </w:style>
  <w:style w:type="paragraph" w:customStyle="1" w:styleId="Heading1">
    <w:name w:val="Heading1"/>
    <w:basedOn w:val="Normal"/>
    <w:link w:val="Heading1Char0"/>
    <w:rsid w:val="00A852EB"/>
    <w:pPr>
      <w:pageBreakBefore/>
      <w:numPr>
        <w:numId w:val="2"/>
      </w:numPr>
      <w:tabs>
        <w:tab w:val="left" w:pos="852"/>
      </w:tabs>
      <w:spacing w:after="480"/>
      <w:outlineLvl w:val="0"/>
    </w:pPr>
    <w:rPr>
      <w:rFonts w:ascii="Helvetica" w:hAnsi="Helvetica"/>
      <w:b/>
      <w:sz w:val="36"/>
      <w:szCs w:val="36"/>
      <w:lang w:eastAsia="fr-FR"/>
    </w:rPr>
  </w:style>
  <w:style w:type="paragraph" w:customStyle="1" w:styleId="Heading20">
    <w:name w:val="Heading2"/>
    <w:basedOn w:val="Normal"/>
    <w:next w:val="Normal"/>
    <w:link w:val="Heading2Char0"/>
    <w:rsid w:val="00A852EB"/>
    <w:pPr>
      <w:tabs>
        <w:tab w:val="left" w:pos="852"/>
      </w:tabs>
      <w:spacing w:before="480" w:after="280"/>
      <w:outlineLvl w:val="1"/>
    </w:pPr>
    <w:rPr>
      <w:rFonts w:ascii="Helvetica" w:hAnsi="Helvetica"/>
      <w:b/>
      <w:sz w:val="28"/>
      <w:szCs w:val="28"/>
      <w:lang w:eastAsia="fr-FR"/>
    </w:rPr>
  </w:style>
  <w:style w:type="paragraph" w:customStyle="1" w:styleId="Heading3">
    <w:name w:val="Heading3"/>
    <w:basedOn w:val="Normal"/>
    <w:link w:val="Heading3Char0"/>
    <w:rsid w:val="00A852EB"/>
    <w:pPr>
      <w:numPr>
        <w:ilvl w:val="2"/>
        <w:numId w:val="2"/>
      </w:numPr>
      <w:spacing w:before="80"/>
      <w:outlineLvl w:val="2"/>
    </w:pPr>
    <w:rPr>
      <w:rFonts w:ascii="Helvetica" w:hAnsi="Helvetica"/>
      <w:b/>
      <w:sz w:val="22"/>
      <w:szCs w:val="20"/>
      <w:lang w:eastAsia="fr-FR"/>
    </w:rPr>
  </w:style>
  <w:style w:type="paragraph" w:customStyle="1" w:styleId="Body">
    <w:name w:val="Body"/>
    <w:link w:val="BodyChar"/>
    <w:rsid w:val="00271DA9"/>
    <w:pPr>
      <w:spacing w:before="80"/>
      <w:ind w:left="851"/>
    </w:pPr>
    <w:rPr>
      <w:rFonts w:ascii="Helvetica" w:hAnsi="Helvetica"/>
      <w:sz w:val="22"/>
      <w:lang w:eastAsia="fr-FR"/>
    </w:rPr>
  </w:style>
  <w:style w:type="character" w:customStyle="1" w:styleId="Heading1Char0">
    <w:name w:val="Heading1 Char"/>
    <w:basedOn w:val="DefaultParagraphFont"/>
    <w:link w:val="Heading1"/>
    <w:rsid w:val="00412F1C"/>
    <w:rPr>
      <w:rFonts w:ascii="Helvetica" w:hAnsi="Helvetica"/>
      <w:b/>
      <w:sz w:val="36"/>
      <w:szCs w:val="36"/>
      <w:lang w:eastAsia="fr-FR"/>
    </w:rPr>
  </w:style>
  <w:style w:type="character" w:customStyle="1" w:styleId="BodyChar">
    <w:name w:val="Body Char"/>
    <w:basedOn w:val="DefaultParagraphFont"/>
    <w:link w:val="Body"/>
    <w:rsid w:val="001E1A31"/>
    <w:rPr>
      <w:rFonts w:ascii="Helvetica" w:hAnsi="Helvetica"/>
      <w:sz w:val="22"/>
      <w:lang w:val="en-US" w:eastAsia="fr-FR" w:bidi="ar-SA"/>
    </w:rPr>
  </w:style>
  <w:style w:type="character" w:customStyle="1" w:styleId="Heading2Char0">
    <w:name w:val="Heading2 Char"/>
    <w:basedOn w:val="BodyChar"/>
    <w:link w:val="Heading20"/>
    <w:rsid w:val="001E1A31"/>
    <w:rPr>
      <w:rFonts w:ascii="Helvetica" w:hAnsi="Helvetica"/>
      <w:b/>
      <w:sz w:val="28"/>
      <w:szCs w:val="28"/>
      <w:lang w:val="en-US" w:eastAsia="fr-FR" w:bidi="ar-SA"/>
    </w:rPr>
  </w:style>
  <w:style w:type="paragraph" w:customStyle="1" w:styleId="TableHeadC">
    <w:name w:val="TableHeadC"/>
    <w:basedOn w:val="Normal"/>
    <w:link w:val="TableHeadCChar"/>
    <w:rsid w:val="001E1A31"/>
    <w:pPr>
      <w:spacing w:before="80"/>
      <w:jc w:val="center"/>
    </w:pPr>
    <w:rPr>
      <w:rFonts w:ascii="Helvetica" w:hAnsi="Helvetica"/>
      <w:b/>
      <w:sz w:val="18"/>
      <w:szCs w:val="20"/>
      <w:lang w:eastAsia="fr-FR"/>
    </w:rPr>
  </w:style>
  <w:style w:type="paragraph" w:customStyle="1" w:styleId="TableCap">
    <w:name w:val="TableCap"/>
    <w:basedOn w:val="Body"/>
    <w:link w:val="TableCapChar"/>
    <w:rsid w:val="001E1A31"/>
    <w:rPr>
      <w:b/>
    </w:rPr>
  </w:style>
  <w:style w:type="character" w:customStyle="1" w:styleId="TableCapChar">
    <w:name w:val="TableCap Char"/>
    <w:basedOn w:val="BodyChar"/>
    <w:link w:val="TableCap"/>
    <w:rsid w:val="001E1A31"/>
    <w:rPr>
      <w:rFonts w:ascii="Helvetica" w:hAnsi="Helvetica"/>
      <w:b/>
      <w:sz w:val="22"/>
      <w:lang w:val="en-US" w:eastAsia="fr-FR" w:bidi="ar-SA"/>
    </w:rPr>
  </w:style>
  <w:style w:type="character" w:customStyle="1" w:styleId="TableHeadCChar">
    <w:name w:val="TableHeadC Char"/>
    <w:basedOn w:val="DefaultParagraphFont"/>
    <w:link w:val="TableHeadC"/>
    <w:rsid w:val="001E1A31"/>
    <w:rPr>
      <w:rFonts w:ascii="Helvetica" w:hAnsi="Helvetica"/>
      <w:b/>
      <w:sz w:val="18"/>
      <w:lang w:val="en-US" w:eastAsia="fr-FR" w:bidi="ar-SA"/>
    </w:rPr>
  </w:style>
  <w:style w:type="paragraph" w:styleId="Title">
    <w:name w:val="Title"/>
    <w:link w:val="TitleChar"/>
    <w:uiPriority w:val="99"/>
    <w:qFormat/>
    <w:rsid w:val="00CA7434"/>
    <w:pPr>
      <w:pBdr>
        <w:top w:val="single" w:sz="4" w:space="1" w:color="auto"/>
      </w:pBdr>
      <w:jc w:val="right"/>
      <w:outlineLvl w:val="0"/>
    </w:pPr>
    <w:rPr>
      <w:rFonts w:ascii="Helvetica" w:hAnsi="Helvetica" w:cs="Arial"/>
      <w:b/>
      <w:bCs/>
      <w:kern w:val="28"/>
      <w:sz w:val="48"/>
      <w:szCs w:val="48"/>
      <w:lang w:eastAsia="fr-FR"/>
    </w:rPr>
  </w:style>
  <w:style w:type="numbering" w:customStyle="1" w:styleId="Style1">
    <w:name w:val="Style1"/>
    <w:rsid w:val="00AA3E61"/>
    <w:pPr>
      <w:numPr>
        <w:numId w:val="1"/>
      </w:numPr>
    </w:pPr>
  </w:style>
  <w:style w:type="character" w:customStyle="1" w:styleId="Heading1Char">
    <w:name w:val="Heading 1 Char"/>
    <w:basedOn w:val="DefaultParagraphFont"/>
    <w:link w:val="Heading10"/>
    <w:rsid w:val="00C92AA6"/>
    <w:rPr>
      <w:rFonts w:ascii="Arial" w:hAnsi="Arial" w:cs="Arial"/>
      <w:b/>
      <w:bCs/>
      <w:sz w:val="36"/>
      <w:szCs w:val="24"/>
      <w:lang w:eastAsia="it-IT"/>
    </w:rPr>
  </w:style>
  <w:style w:type="paragraph" w:customStyle="1" w:styleId="xl24">
    <w:name w:val="xl24"/>
    <w:basedOn w:val="Normal"/>
    <w:uiPriority w:val="99"/>
    <w:rsid w:val="00AE42F0"/>
    <w:pPr>
      <w:spacing w:before="100" w:beforeAutospacing="1" w:after="100" w:afterAutospacing="1"/>
    </w:pPr>
    <w:rPr>
      <w:lang w:eastAsia="en-US"/>
    </w:rPr>
  </w:style>
  <w:style w:type="paragraph" w:customStyle="1" w:styleId="xl25">
    <w:name w:val="xl25"/>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lang w:eastAsia="en-US"/>
    </w:rPr>
  </w:style>
  <w:style w:type="paragraph" w:customStyle="1" w:styleId="xl26">
    <w:name w:val="xl26"/>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Helvetica" w:hAnsi="Helvetica" w:cs="Helvetica"/>
      <w:lang w:eastAsia="en-US"/>
    </w:rPr>
  </w:style>
  <w:style w:type="paragraph" w:customStyle="1" w:styleId="xl27">
    <w:name w:val="xl27"/>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Helvetica" w:hAnsi="Helvetica" w:cs="Helvetica"/>
      <w:lang w:eastAsia="en-US"/>
    </w:rPr>
  </w:style>
  <w:style w:type="paragraph" w:customStyle="1" w:styleId="xl28">
    <w:name w:val="xl28"/>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eastAsia="en-US"/>
    </w:rPr>
  </w:style>
  <w:style w:type="paragraph" w:customStyle="1" w:styleId="xl29">
    <w:name w:val="xl29"/>
    <w:basedOn w:val="Normal"/>
    <w:uiPriority w:val="99"/>
    <w:rsid w:val="00AE42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Arial" w:hAnsi="Arial" w:cs="Arial"/>
      <w:b/>
      <w:bCs/>
      <w:lang w:eastAsia="en-US"/>
    </w:rPr>
  </w:style>
  <w:style w:type="paragraph" w:customStyle="1" w:styleId="xl30">
    <w:name w:val="xl30"/>
    <w:basedOn w:val="Normal"/>
    <w:uiPriority w:val="99"/>
    <w:rsid w:val="00AE42F0"/>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pPr>
    <w:rPr>
      <w:rFonts w:ascii="Arial" w:hAnsi="Arial" w:cs="Arial"/>
      <w:b/>
      <w:bCs/>
      <w:lang w:eastAsia="en-US"/>
    </w:rPr>
  </w:style>
  <w:style w:type="paragraph" w:customStyle="1" w:styleId="xl31">
    <w:name w:val="xl31"/>
    <w:basedOn w:val="Normal"/>
    <w:uiPriority w:val="99"/>
    <w:rsid w:val="00AE42F0"/>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pPr>
    <w:rPr>
      <w:rFonts w:ascii="Helvetica" w:hAnsi="Helvetica" w:cs="Helvetica"/>
      <w:b/>
      <w:bCs/>
      <w:lang w:eastAsia="en-US"/>
    </w:rPr>
  </w:style>
  <w:style w:type="paragraph" w:customStyle="1" w:styleId="xl32">
    <w:name w:val="xl32"/>
    <w:basedOn w:val="Normal"/>
    <w:uiPriority w:val="99"/>
    <w:rsid w:val="00AE42F0"/>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lang w:eastAsia="en-US"/>
    </w:rPr>
  </w:style>
  <w:style w:type="paragraph" w:customStyle="1" w:styleId="xl33">
    <w:name w:val="xl33"/>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Helvetica" w:hAnsi="Helvetica" w:cs="Helvetica"/>
      <w:color w:val="000000"/>
      <w:lang w:eastAsia="en-US"/>
    </w:rPr>
  </w:style>
  <w:style w:type="paragraph" w:customStyle="1" w:styleId="xl34">
    <w:name w:val="xl34"/>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lang w:eastAsia="en-US"/>
    </w:rPr>
  </w:style>
  <w:style w:type="paragraph" w:customStyle="1" w:styleId="xl35">
    <w:name w:val="xl35"/>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lang w:eastAsia="en-US"/>
    </w:rPr>
  </w:style>
  <w:style w:type="paragraph" w:customStyle="1" w:styleId="xl36">
    <w:name w:val="xl36"/>
    <w:basedOn w:val="Normal"/>
    <w:uiPriority w:val="99"/>
    <w:rsid w:val="00AE42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Helvetica" w:hAnsi="Helvetica" w:cs="Helvetica"/>
      <w:color w:val="000000"/>
      <w:lang w:eastAsia="en-US"/>
    </w:rPr>
  </w:style>
  <w:style w:type="paragraph" w:customStyle="1" w:styleId="xl37">
    <w:name w:val="xl37"/>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en-US"/>
    </w:rPr>
  </w:style>
  <w:style w:type="paragraph" w:customStyle="1" w:styleId="xl38">
    <w:name w:val="xl38"/>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Helvetica" w:hAnsi="Helvetica" w:cs="Helvetica"/>
      <w:lang w:eastAsia="en-US"/>
    </w:rPr>
  </w:style>
  <w:style w:type="paragraph" w:customStyle="1" w:styleId="xl39">
    <w:name w:val="xl39"/>
    <w:basedOn w:val="Normal"/>
    <w:uiPriority w:val="99"/>
    <w:rsid w:val="00AE42F0"/>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Helvetica" w:hAnsi="Helvetica" w:cs="Helvetica"/>
      <w:lang w:eastAsia="en-US"/>
    </w:rPr>
  </w:style>
  <w:style w:type="paragraph" w:customStyle="1" w:styleId="xl40">
    <w:name w:val="xl40"/>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22"/>
      <w:szCs w:val="22"/>
      <w:lang w:eastAsia="en-US"/>
    </w:rPr>
  </w:style>
  <w:style w:type="paragraph" w:customStyle="1" w:styleId="xl41">
    <w:name w:val="xl41"/>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22"/>
      <w:szCs w:val="22"/>
      <w:lang w:eastAsia="en-US"/>
    </w:rPr>
  </w:style>
  <w:style w:type="paragraph" w:customStyle="1" w:styleId="xl42">
    <w:name w:val="xl42"/>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sz w:val="22"/>
      <w:szCs w:val="22"/>
      <w:lang w:eastAsia="en-US"/>
    </w:rPr>
  </w:style>
  <w:style w:type="paragraph" w:customStyle="1" w:styleId="xl43">
    <w:name w:val="xl43"/>
    <w:basedOn w:val="Normal"/>
    <w:uiPriority w:val="99"/>
    <w:rsid w:val="00AE42F0"/>
    <w:pPr>
      <w:pBdr>
        <w:top w:val="single" w:sz="4" w:space="0" w:color="auto"/>
        <w:left w:val="single" w:sz="4" w:space="0" w:color="auto"/>
        <w:bottom w:val="single" w:sz="4" w:space="0" w:color="auto"/>
      </w:pBdr>
      <w:spacing w:before="100" w:beforeAutospacing="1" w:after="100" w:afterAutospacing="1"/>
    </w:pPr>
    <w:rPr>
      <w:lang w:eastAsia="en-US"/>
    </w:rPr>
  </w:style>
  <w:style w:type="paragraph" w:customStyle="1" w:styleId="xl44">
    <w:name w:val="xl44"/>
    <w:basedOn w:val="Normal"/>
    <w:uiPriority w:val="99"/>
    <w:rsid w:val="00AE42F0"/>
    <w:pPr>
      <w:pBdr>
        <w:top w:val="single" w:sz="4" w:space="0" w:color="auto"/>
        <w:left w:val="single" w:sz="4" w:space="0" w:color="auto"/>
        <w:bottom w:val="single" w:sz="4" w:space="0" w:color="auto"/>
      </w:pBdr>
      <w:spacing w:before="100" w:beforeAutospacing="1" w:after="100" w:afterAutospacing="1"/>
    </w:pPr>
    <w:rPr>
      <w:rFonts w:ascii="Helvetica" w:hAnsi="Helvetica" w:cs="Helvetica"/>
      <w:lang w:eastAsia="en-US"/>
    </w:rPr>
  </w:style>
  <w:style w:type="paragraph" w:customStyle="1" w:styleId="xl45">
    <w:name w:val="xl45"/>
    <w:basedOn w:val="Normal"/>
    <w:uiPriority w:val="99"/>
    <w:rsid w:val="00AE42F0"/>
    <w:pPr>
      <w:pBdr>
        <w:top w:val="single" w:sz="4" w:space="0" w:color="auto"/>
        <w:left w:val="single" w:sz="4" w:space="0" w:color="auto"/>
        <w:right w:val="single" w:sz="4" w:space="0" w:color="auto"/>
      </w:pBdr>
      <w:spacing w:before="100" w:beforeAutospacing="1" w:after="100" w:afterAutospacing="1"/>
    </w:pPr>
    <w:rPr>
      <w:lang w:eastAsia="en-US"/>
    </w:rPr>
  </w:style>
  <w:style w:type="paragraph" w:customStyle="1" w:styleId="xl46">
    <w:name w:val="xl46"/>
    <w:basedOn w:val="Normal"/>
    <w:uiPriority w:val="99"/>
    <w:rsid w:val="00AE42F0"/>
    <w:pPr>
      <w:pBdr>
        <w:left w:val="single" w:sz="4" w:space="0" w:color="auto"/>
        <w:bottom w:val="single" w:sz="4" w:space="0" w:color="auto"/>
        <w:right w:val="single" w:sz="4" w:space="0" w:color="auto"/>
      </w:pBdr>
      <w:spacing w:before="100" w:beforeAutospacing="1" w:after="100" w:afterAutospacing="1"/>
    </w:pPr>
    <w:rPr>
      <w:lang w:eastAsia="en-US"/>
    </w:rPr>
  </w:style>
  <w:style w:type="paragraph" w:customStyle="1" w:styleId="xl47">
    <w:name w:val="xl47"/>
    <w:basedOn w:val="Normal"/>
    <w:uiPriority w:val="99"/>
    <w:rsid w:val="00AE42F0"/>
    <w:pPr>
      <w:pBdr>
        <w:top w:val="single" w:sz="8" w:space="0" w:color="auto"/>
        <w:left w:val="single" w:sz="8" w:space="0" w:color="auto"/>
        <w:bottom w:val="single" w:sz="4" w:space="0" w:color="auto"/>
        <w:right w:val="single" w:sz="4" w:space="0" w:color="auto"/>
      </w:pBdr>
      <w:shd w:val="clear" w:color="auto" w:fill="FFFF00"/>
      <w:spacing w:before="100" w:beforeAutospacing="1" w:after="100" w:afterAutospacing="1"/>
    </w:pPr>
    <w:rPr>
      <w:b/>
      <w:bCs/>
      <w:lang w:eastAsia="en-US"/>
    </w:rPr>
  </w:style>
  <w:style w:type="paragraph" w:customStyle="1" w:styleId="xl48">
    <w:name w:val="xl48"/>
    <w:basedOn w:val="Normal"/>
    <w:uiPriority w:val="99"/>
    <w:rsid w:val="00AE42F0"/>
    <w:pPr>
      <w:pBdr>
        <w:top w:val="single" w:sz="8" w:space="0" w:color="auto"/>
        <w:left w:val="single" w:sz="4" w:space="0" w:color="auto"/>
        <w:bottom w:val="single" w:sz="4" w:space="0" w:color="auto"/>
        <w:right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49">
    <w:name w:val="xl49"/>
    <w:basedOn w:val="Normal"/>
    <w:uiPriority w:val="99"/>
    <w:rsid w:val="00AE42F0"/>
    <w:pPr>
      <w:pBdr>
        <w:top w:val="single" w:sz="4" w:space="0" w:color="auto"/>
        <w:left w:val="single" w:sz="8" w:space="0" w:color="auto"/>
        <w:bottom w:val="single" w:sz="8" w:space="0" w:color="auto"/>
        <w:right w:val="single" w:sz="4" w:space="0" w:color="auto"/>
      </w:pBdr>
      <w:shd w:val="clear" w:color="auto" w:fill="FFFF00"/>
      <w:spacing w:before="100" w:beforeAutospacing="1" w:after="100" w:afterAutospacing="1"/>
    </w:pPr>
    <w:rPr>
      <w:b/>
      <w:bCs/>
      <w:lang w:eastAsia="en-US"/>
    </w:rPr>
  </w:style>
  <w:style w:type="paragraph" w:customStyle="1" w:styleId="xl50">
    <w:name w:val="xl50"/>
    <w:basedOn w:val="Normal"/>
    <w:uiPriority w:val="99"/>
    <w:rsid w:val="00AE42F0"/>
    <w:pPr>
      <w:pBdr>
        <w:top w:val="single" w:sz="4" w:space="0" w:color="auto"/>
        <w:left w:val="single" w:sz="4" w:space="0" w:color="auto"/>
        <w:bottom w:val="single" w:sz="8" w:space="0" w:color="auto"/>
        <w:right w:val="single" w:sz="4" w:space="0" w:color="auto"/>
      </w:pBdr>
      <w:shd w:val="clear" w:color="auto" w:fill="FFFF00"/>
      <w:spacing w:before="100" w:beforeAutospacing="1" w:after="100" w:afterAutospacing="1"/>
      <w:textAlignment w:val="top"/>
    </w:pPr>
    <w:rPr>
      <w:rFonts w:ascii="Arial" w:hAnsi="Arial" w:cs="Arial"/>
      <w:b/>
      <w:bCs/>
      <w:sz w:val="16"/>
      <w:szCs w:val="16"/>
      <w:lang w:eastAsia="en-US"/>
    </w:rPr>
  </w:style>
  <w:style w:type="paragraph" w:customStyle="1" w:styleId="xl51">
    <w:name w:val="xl51"/>
    <w:basedOn w:val="Normal"/>
    <w:uiPriority w:val="99"/>
    <w:rsid w:val="00AE42F0"/>
    <w:pPr>
      <w:pBdr>
        <w:top w:val="single" w:sz="4" w:space="0" w:color="auto"/>
        <w:left w:val="single" w:sz="4" w:space="0" w:color="auto"/>
        <w:bottom w:val="single" w:sz="8" w:space="0" w:color="auto"/>
      </w:pBdr>
      <w:shd w:val="clear" w:color="auto" w:fill="FFFF00"/>
      <w:spacing w:before="100" w:beforeAutospacing="1" w:after="100" w:afterAutospacing="1"/>
      <w:textAlignment w:val="top"/>
    </w:pPr>
    <w:rPr>
      <w:rFonts w:ascii="Helvetica" w:hAnsi="Helvetica" w:cs="Helvetica"/>
      <w:b/>
      <w:bCs/>
      <w:lang w:eastAsia="en-US"/>
    </w:rPr>
  </w:style>
  <w:style w:type="paragraph" w:customStyle="1" w:styleId="xl52">
    <w:name w:val="xl52"/>
    <w:basedOn w:val="Normal"/>
    <w:uiPriority w:val="99"/>
    <w:rsid w:val="00AE42F0"/>
    <w:pPr>
      <w:pBdr>
        <w:top w:val="single" w:sz="4" w:space="0" w:color="auto"/>
        <w:bottom w:val="single" w:sz="8" w:space="0" w:color="auto"/>
      </w:pBdr>
      <w:shd w:val="clear" w:color="auto" w:fill="FFFF00"/>
      <w:spacing w:before="100" w:beforeAutospacing="1" w:after="100" w:afterAutospacing="1"/>
      <w:textAlignment w:val="top"/>
    </w:pPr>
    <w:rPr>
      <w:rFonts w:ascii="Helvetica" w:hAnsi="Helvetica" w:cs="Helvetica"/>
      <w:b/>
      <w:bCs/>
      <w:lang w:eastAsia="en-US"/>
    </w:rPr>
  </w:style>
  <w:style w:type="paragraph" w:customStyle="1" w:styleId="xl53">
    <w:name w:val="xl53"/>
    <w:basedOn w:val="Normal"/>
    <w:uiPriority w:val="99"/>
    <w:rsid w:val="00AE42F0"/>
    <w:pPr>
      <w:pBdr>
        <w:top w:val="single" w:sz="4" w:space="0" w:color="auto"/>
        <w:left w:val="single" w:sz="4" w:space="0" w:color="auto"/>
        <w:right w:val="single" w:sz="4" w:space="0" w:color="auto"/>
      </w:pBdr>
      <w:spacing w:before="100" w:beforeAutospacing="1" w:after="100" w:afterAutospacing="1"/>
      <w:jc w:val="center"/>
    </w:pPr>
    <w:rPr>
      <w:lang w:eastAsia="en-US"/>
    </w:rPr>
  </w:style>
  <w:style w:type="paragraph" w:customStyle="1" w:styleId="xl54">
    <w:name w:val="xl54"/>
    <w:basedOn w:val="Normal"/>
    <w:uiPriority w:val="99"/>
    <w:rsid w:val="00AE42F0"/>
    <w:pPr>
      <w:pBdr>
        <w:top w:val="single" w:sz="4" w:space="0" w:color="auto"/>
        <w:bottom w:val="single" w:sz="8" w:space="0" w:color="auto"/>
        <w:right w:val="single" w:sz="8"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55">
    <w:name w:val="xl55"/>
    <w:basedOn w:val="Normal"/>
    <w:uiPriority w:val="99"/>
    <w:rsid w:val="00AE42F0"/>
    <w:pPr>
      <w:pBdr>
        <w:left w:val="single" w:sz="4" w:space="0" w:color="auto"/>
        <w:bottom w:val="single" w:sz="4" w:space="0" w:color="auto"/>
        <w:right w:val="single" w:sz="4" w:space="0" w:color="auto"/>
      </w:pBdr>
      <w:spacing w:before="100" w:beforeAutospacing="1" w:after="100" w:afterAutospacing="1"/>
      <w:jc w:val="center"/>
    </w:pPr>
    <w:rPr>
      <w:lang w:eastAsia="en-US"/>
    </w:rPr>
  </w:style>
  <w:style w:type="paragraph" w:customStyle="1" w:styleId="xl56">
    <w:name w:val="xl56"/>
    <w:basedOn w:val="Normal"/>
    <w:uiPriority w:val="99"/>
    <w:rsid w:val="00AE42F0"/>
    <w:pPr>
      <w:pBdr>
        <w:top w:val="single" w:sz="4" w:space="0" w:color="auto"/>
        <w:left w:val="single" w:sz="4" w:space="0" w:color="auto"/>
        <w:bottom w:val="single" w:sz="4" w:space="0" w:color="auto"/>
        <w:right w:val="single" w:sz="4" w:space="0" w:color="auto"/>
      </w:pBdr>
      <w:shd w:val="clear" w:color="auto" w:fill="33CCCC"/>
      <w:spacing w:before="100" w:beforeAutospacing="1" w:after="100" w:afterAutospacing="1"/>
      <w:jc w:val="center"/>
    </w:pPr>
    <w:rPr>
      <w:rFonts w:ascii="Helvetica" w:hAnsi="Helvetica" w:cs="Helvetica"/>
      <w:b/>
      <w:bCs/>
      <w:lang w:eastAsia="en-US"/>
    </w:rPr>
  </w:style>
  <w:style w:type="paragraph" w:customStyle="1" w:styleId="xl57">
    <w:name w:val="xl57"/>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lang w:eastAsia="en-US"/>
    </w:rPr>
  </w:style>
  <w:style w:type="paragraph" w:customStyle="1" w:styleId="xl58">
    <w:name w:val="xl58"/>
    <w:basedOn w:val="Normal"/>
    <w:uiPriority w:val="99"/>
    <w:rsid w:val="00AE42F0"/>
    <w:pPr>
      <w:spacing w:before="100" w:beforeAutospacing="1" w:after="100" w:afterAutospacing="1"/>
    </w:pPr>
    <w:rPr>
      <w:lang w:eastAsia="en-US"/>
    </w:rPr>
  </w:style>
  <w:style w:type="paragraph" w:customStyle="1" w:styleId="xl59">
    <w:name w:val="xl59"/>
    <w:basedOn w:val="Normal"/>
    <w:uiPriority w:val="99"/>
    <w:rsid w:val="00AE42F0"/>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eastAsia="en-US"/>
    </w:rPr>
  </w:style>
  <w:style w:type="paragraph" w:customStyle="1" w:styleId="xl60">
    <w:name w:val="xl60"/>
    <w:basedOn w:val="Normal"/>
    <w:uiPriority w:val="99"/>
    <w:rsid w:val="00AE42F0"/>
    <w:pPr>
      <w:pBdr>
        <w:top w:val="single" w:sz="4" w:space="0" w:color="auto"/>
        <w:left w:val="single" w:sz="4" w:space="0" w:color="auto"/>
        <w:bottom w:val="single" w:sz="4" w:space="0" w:color="auto"/>
      </w:pBdr>
      <w:shd w:val="clear" w:color="auto" w:fill="FFFF00"/>
      <w:spacing w:before="100" w:beforeAutospacing="1" w:after="100" w:afterAutospacing="1"/>
      <w:jc w:val="center"/>
    </w:pPr>
    <w:rPr>
      <w:rFonts w:ascii="Arial" w:hAnsi="Arial" w:cs="Arial"/>
      <w:b/>
      <w:bCs/>
      <w:lang w:eastAsia="en-US"/>
    </w:rPr>
  </w:style>
  <w:style w:type="paragraph" w:customStyle="1" w:styleId="xl61">
    <w:name w:val="xl61"/>
    <w:basedOn w:val="Normal"/>
    <w:uiPriority w:val="99"/>
    <w:rsid w:val="00AE42F0"/>
    <w:pPr>
      <w:pBdr>
        <w:top w:val="single" w:sz="4" w:space="0" w:color="auto"/>
        <w:bottom w:val="single" w:sz="4" w:space="0" w:color="auto"/>
      </w:pBdr>
      <w:shd w:val="clear" w:color="auto" w:fill="FFFF00"/>
      <w:spacing w:before="100" w:beforeAutospacing="1" w:after="100" w:afterAutospacing="1"/>
      <w:jc w:val="center"/>
    </w:pPr>
    <w:rPr>
      <w:rFonts w:ascii="Arial" w:hAnsi="Arial" w:cs="Arial"/>
      <w:b/>
      <w:bCs/>
      <w:lang w:eastAsia="en-US"/>
    </w:rPr>
  </w:style>
  <w:style w:type="paragraph" w:customStyle="1" w:styleId="xl62">
    <w:name w:val="xl62"/>
    <w:basedOn w:val="Normal"/>
    <w:uiPriority w:val="99"/>
    <w:rsid w:val="00AE42F0"/>
    <w:pPr>
      <w:pBdr>
        <w:top w:val="single" w:sz="4" w:space="0" w:color="auto"/>
        <w:bottom w:val="single" w:sz="4" w:space="0" w:color="auto"/>
        <w:right w:val="single" w:sz="4" w:space="0" w:color="auto"/>
      </w:pBdr>
      <w:shd w:val="clear" w:color="auto" w:fill="FFFF00"/>
      <w:spacing w:before="100" w:beforeAutospacing="1" w:after="100" w:afterAutospacing="1"/>
      <w:jc w:val="center"/>
    </w:pPr>
    <w:rPr>
      <w:rFonts w:ascii="Arial" w:hAnsi="Arial" w:cs="Arial"/>
      <w:b/>
      <w:bCs/>
      <w:lang w:eastAsia="en-US"/>
    </w:rPr>
  </w:style>
  <w:style w:type="paragraph" w:customStyle="1" w:styleId="xl63">
    <w:name w:val="xl63"/>
    <w:basedOn w:val="Normal"/>
    <w:uiPriority w:val="99"/>
    <w:rsid w:val="00AE42F0"/>
    <w:pPr>
      <w:pBdr>
        <w:top w:val="single" w:sz="4" w:space="0" w:color="auto"/>
        <w:left w:val="single" w:sz="4" w:space="0" w:color="auto"/>
        <w:bottom w:val="single" w:sz="4" w:space="0" w:color="auto"/>
      </w:pBdr>
      <w:spacing w:before="100" w:beforeAutospacing="1" w:after="100" w:afterAutospacing="1"/>
    </w:pPr>
    <w:rPr>
      <w:lang w:eastAsia="en-US"/>
    </w:rPr>
  </w:style>
  <w:style w:type="paragraph" w:customStyle="1" w:styleId="xl64">
    <w:name w:val="xl64"/>
    <w:basedOn w:val="Normal"/>
    <w:uiPriority w:val="99"/>
    <w:rsid w:val="00AE42F0"/>
    <w:pPr>
      <w:pBdr>
        <w:top w:val="single" w:sz="4" w:space="0" w:color="auto"/>
        <w:bottom w:val="single" w:sz="4" w:space="0" w:color="auto"/>
      </w:pBdr>
      <w:spacing w:before="100" w:beforeAutospacing="1" w:after="100" w:afterAutospacing="1"/>
    </w:pPr>
    <w:rPr>
      <w:lang w:eastAsia="en-US"/>
    </w:rPr>
  </w:style>
  <w:style w:type="paragraph" w:customStyle="1" w:styleId="xl65">
    <w:name w:val="xl65"/>
    <w:basedOn w:val="Normal"/>
    <w:uiPriority w:val="99"/>
    <w:rsid w:val="00AE42F0"/>
    <w:pPr>
      <w:pBdr>
        <w:top w:val="single" w:sz="4" w:space="0" w:color="auto"/>
        <w:bottom w:val="single" w:sz="4" w:space="0" w:color="auto"/>
        <w:right w:val="single" w:sz="4" w:space="0" w:color="auto"/>
      </w:pBdr>
      <w:spacing w:before="100" w:beforeAutospacing="1" w:after="100" w:afterAutospacing="1"/>
    </w:pPr>
    <w:rPr>
      <w:lang w:eastAsia="en-US"/>
    </w:rPr>
  </w:style>
  <w:style w:type="paragraph" w:customStyle="1" w:styleId="xl66">
    <w:name w:val="xl66"/>
    <w:basedOn w:val="Normal"/>
    <w:uiPriority w:val="99"/>
    <w:rsid w:val="00AE42F0"/>
    <w:pPr>
      <w:pBdr>
        <w:top w:val="single" w:sz="8" w:space="0" w:color="auto"/>
        <w:left w:val="single" w:sz="4" w:space="0" w:color="auto"/>
        <w:bottom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67">
    <w:name w:val="xl67"/>
    <w:basedOn w:val="Normal"/>
    <w:uiPriority w:val="99"/>
    <w:rsid w:val="00AE42F0"/>
    <w:pPr>
      <w:pBdr>
        <w:top w:val="single" w:sz="8" w:space="0" w:color="auto"/>
        <w:bottom w:val="single" w:sz="4" w:space="0" w:color="auto"/>
        <w:right w:val="single" w:sz="8"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68">
    <w:name w:val="xl68"/>
    <w:basedOn w:val="Normal"/>
    <w:uiPriority w:val="99"/>
    <w:rsid w:val="00AE42F0"/>
    <w:pPr>
      <w:pBdr>
        <w:top w:val="single" w:sz="4" w:space="0" w:color="auto"/>
        <w:left w:val="single" w:sz="4" w:space="0" w:color="auto"/>
        <w:bottom w:val="single" w:sz="4" w:space="0" w:color="auto"/>
      </w:pBdr>
      <w:spacing w:before="100" w:beforeAutospacing="1" w:after="100" w:afterAutospacing="1"/>
      <w:jc w:val="center"/>
    </w:pPr>
    <w:rPr>
      <w:rFonts w:ascii="Arial" w:hAnsi="Arial" w:cs="Arial"/>
      <w:b/>
      <w:bCs/>
      <w:lang w:eastAsia="en-US"/>
    </w:rPr>
  </w:style>
  <w:style w:type="paragraph" w:customStyle="1" w:styleId="xl69">
    <w:name w:val="xl69"/>
    <w:basedOn w:val="Normal"/>
    <w:uiPriority w:val="99"/>
    <w:rsid w:val="00AE42F0"/>
    <w:pPr>
      <w:pBdr>
        <w:top w:val="single" w:sz="4" w:space="0" w:color="auto"/>
        <w:bottom w:val="single" w:sz="4" w:space="0" w:color="auto"/>
      </w:pBdr>
      <w:spacing w:before="100" w:beforeAutospacing="1" w:after="100" w:afterAutospacing="1"/>
      <w:jc w:val="center"/>
    </w:pPr>
    <w:rPr>
      <w:rFonts w:ascii="Arial" w:hAnsi="Arial" w:cs="Arial"/>
      <w:b/>
      <w:bCs/>
      <w:lang w:eastAsia="en-US"/>
    </w:rPr>
  </w:style>
  <w:style w:type="paragraph" w:customStyle="1" w:styleId="xl70">
    <w:name w:val="xl70"/>
    <w:basedOn w:val="Normal"/>
    <w:uiPriority w:val="99"/>
    <w:rsid w:val="00AE42F0"/>
    <w:pPr>
      <w:pBdr>
        <w:top w:val="single" w:sz="4" w:space="0" w:color="auto"/>
        <w:bottom w:val="single" w:sz="4" w:space="0" w:color="auto"/>
        <w:right w:val="single" w:sz="4" w:space="0" w:color="auto"/>
      </w:pBdr>
      <w:spacing w:before="100" w:beforeAutospacing="1" w:after="100" w:afterAutospacing="1"/>
      <w:jc w:val="center"/>
    </w:pPr>
    <w:rPr>
      <w:rFonts w:ascii="Arial" w:hAnsi="Arial" w:cs="Arial"/>
      <w:b/>
      <w:bCs/>
      <w:lang w:eastAsia="en-US"/>
    </w:rPr>
  </w:style>
  <w:style w:type="paragraph" w:customStyle="1" w:styleId="xl71">
    <w:name w:val="xl71"/>
    <w:basedOn w:val="Normal"/>
    <w:uiPriority w:val="99"/>
    <w:rsid w:val="00AE42F0"/>
    <w:pPr>
      <w:pBdr>
        <w:top w:val="single" w:sz="8" w:space="0" w:color="auto"/>
        <w:left w:val="single" w:sz="4" w:space="0" w:color="auto"/>
        <w:bottom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72">
    <w:name w:val="xl72"/>
    <w:basedOn w:val="Normal"/>
    <w:uiPriority w:val="99"/>
    <w:rsid w:val="00AE42F0"/>
    <w:pPr>
      <w:pBdr>
        <w:top w:val="single" w:sz="8" w:space="0" w:color="auto"/>
        <w:bottom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73">
    <w:name w:val="xl73"/>
    <w:basedOn w:val="Normal"/>
    <w:uiPriority w:val="99"/>
    <w:rsid w:val="00AE42F0"/>
    <w:pPr>
      <w:pBdr>
        <w:top w:val="single" w:sz="8" w:space="0" w:color="auto"/>
        <w:bottom w:val="single" w:sz="4" w:space="0" w:color="auto"/>
        <w:right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74">
    <w:name w:val="xl74"/>
    <w:basedOn w:val="Normal"/>
    <w:uiPriority w:val="99"/>
    <w:rsid w:val="00AE42F0"/>
    <w:pPr>
      <w:pBdr>
        <w:top w:val="single" w:sz="4" w:space="0" w:color="auto"/>
        <w:left w:val="single" w:sz="4" w:space="0" w:color="auto"/>
        <w:bottom w:val="single" w:sz="8"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75">
    <w:name w:val="xl75"/>
    <w:basedOn w:val="Normal"/>
    <w:uiPriority w:val="99"/>
    <w:rsid w:val="00AE42F0"/>
    <w:pPr>
      <w:pBdr>
        <w:top w:val="single" w:sz="4" w:space="0" w:color="auto"/>
        <w:bottom w:val="single" w:sz="8"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customStyle="1" w:styleId="xl76">
    <w:name w:val="xl76"/>
    <w:basedOn w:val="Normal"/>
    <w:uiPriority w:val="99"/>
    <w:rsid w:val="00AE42F0"/>
    <w:pPr>
      <w:pBdr>
        <w:top w:val="single" w:sz="4" w:space="0" w:color="auto"/>
        <w:bottom w:val="single" w:sz="8" w:space="0" w:color="auto"/>
        <w:right w:val="single" w:sz="4" w:space="0" w:color="auto"/>
      </w:pBdr>
      <w:shd w:val="clear" w:color="auto" w:fill="FFFF00"/>
      <w:spacing w:before="100" w:beforeAutospacing="1" w:after="100" w:afterAutospacing="1"/>
      <w:jc w:val="center"/>
      <w:textAlignment w:val="top"/>
    </w:pPr>
    <w:rPr>
      <w:rFonts w:ascii="Helvetica" w:hAnsi="Helvetica" w:cs="Helvetica"/>
      <w:b/>
      <w:bCs/>
      <w:lang w:eastAsia="en-US"/>
    </w:rPr>
  </w:style>
  <w:style w:type="paragraph" w:styleId="ListParagraph">
    <w:name w:val="List Paragraph"/>
    <w:basedOn w:val="Normal"/>
    <w:uiPriority w:val="34"/>
    <w:qFormat/>
    <w:rsid w:val="001F5DD9"/>
    <w:pPr>
      <w:ind w:left="720"/>
    </w:pPr>
  </w:style>
  <w:style w:type="character" w:styleId="Emphasis">
    <w:name w:val="Emphasis"/>
    <w:basedOn w:val="DefaultParagraphFont"/>
    <w:qFormat/>
    <w:rsid w:val="008D28C6"/>
    <w:rPr>
      <w:i/>
      <w:iCs/>
    </w:rPr>
  </w:style>
  <w:style w:type="paragraph" w:styleId="NormalWeb">
    <w:name w:val="Normal (Web)"/>
    <w:basedOn w:val="Normal"/>
    <w:uiPriority w:val="99"/>
    <w:unhideWhenUsed/>
    <w:rsid w:val="008D28C6"/>
    <w:pPr>
      <w:spacing w:before="100" w:beforeAutospacing="1" w:after="100" w:afterAutospacing="1"/>
    </w:pPr>
    <w:rPr>
      <w:lang w:eastAsia="en-US"/>
    </w:rPr>
  </w:style>
  <w:style w:type="paragraph" w:customStyle="1" w:styleId="Bosy">
    <w:name w:val="Bosy"/>
    <w:basedOn w:val="Heading3"/>
    <w:uiPriority w:val="99"/>
    <w:rsid w:val="00AE4E8B"/>
    <w:pPr>
      <w:numPr>
        <w:ilvl w:val="0"/>
        <w:numId w:val="0"/>
      </w:numPr>
      <w:tabs>
        <w:tab w:val="left" w:pos="492"/>
      </w:tabs>
      <w:ind w:left="492" w:hanging="36"/>
      <w:jc w:val="both"/>
    </w:pPr>
  </w:style>
  <w:style w:type="paragraph" w:styleId="Index1">
    <w:name w:val="index 1"/>
    <w:basedOn w:val="Normal"/>
    <w:next w:val="Normal"/>
    <w:autoRedefine/>
    <w:uiPriority w:val="99"/>
    <w:semiHidden/>
    <w:rsid w:val="003E68DF"/>
    <w:pPr>
      <w:ind w:left="240" w:hanging="240"/>
    </w:pPr>
  </w:style>
  <w:style w:type="paragraph" w:styleId="IndexHeading">
    <w:name w:val="index heading"/>
    <w:basedOn w:val="Normal"/>
    <w:next w:val="Index1"/>
    <w:uiPriority w:val="99"/>
    <w:semiHidden/>
    <w:rsid w:val="003E68DF"/>
    <w:pPr>
      <w:spacing w:before="120"/>
      <w:jc w:val="both"/>
    </w:pPr>
    <w:rPr>
      <w:rFonts w:ascii="Arial" w:hAnsi="Arial"/>
      <w:sz w:val="22"/>
      <w:lang w:eastAsia="en-US"/>
    </w:rPr>
  </w:style>
  <w:style w:type="paragraph" w:customStyle="1" w:styleId="FunctionDeclaration">
    <w:name w:val="Function Declaration"/>
    <w:basedOn w:val="Normal"/>
    <w:link w:val="FunctionDeclarationChar"/>
    <w:rsid w:val="00D37683"/>
    <w:pPr>
      <w:spacing w:before="60"/>
      <w:ind w:left="720"/>
      <w:jc w:val="both"/>
    </w:pPr>
    <w:rPr>
      <w:rFonts w:ascii="Courier New" w:hAnsi="Courier New"/>
      <w:b/>
      <w:sz w:val="22"/>
      <w:lang w:eastAsia="en-US"/>
    </w:rPr>
  </w:style>
  <w:style w:type="character" w:customStyle="1" w:styleId="FunctionDeclarationChar">
    <w:name w:val="Function Declaration Char"/>
    <w:basedOn w:val="DefaultParagraphFont"/>
    <w:link w:val="FunctionDeclaration"/>
    <w:rsid w:val="00D37683"/>
    <w:rPr>
      <w:rFonts w:ascii="Courier New" w:hAnsi="Courier New"/>
      <w:b/>
      <w:sz w:val="22"/>
      <w:szCs w:val="24"/>
      <w:lang w:val="en-US" w:eastAsia="en-US" w:bidi="ar-SA"/>
    </w:rPr>
  </w:style>
  <w:style w:type="paragraph" w:customStyle="1" w:styleId="Listing">
    <w:name w:val="Listing"/>
    <w:basedOn w:val="Normal"/>
    <w:uiPriority w:val="99"/>
    <w:rsid w:val="00E20118"/>
    <w:pPr>
      <w:numPr>
        <w:numId w:val="3"/>
      </w:numPr>
      <w:jc w:val="both"/>
    </w:pPr>
    <w:rPr>
      <w:rFonts w:ascii="Arial" w:hAnsi="Arial"/>
      <w:sz w:val="22"/>
      <w:lang w:eastAsia="en-US"/>
    </w:rPr>
  </w:style>
  <w:style w:type="character" w:customStyle="1" w:styleId="HeaderChar">
    <w:name w:val="Header Char"/>
    <w:basedOn w:val="DefaultParagraphFont"/>
    <w:link w:val="Header"/>
    <w:uiPriority w:val="99"/>
    <w:rsid w:val="00CB5E09"/>
    <w:rPr>
      <w:sz w:val="24"/>
      <w:szCs w:val="24"/>
      <w:lang w:eastAsia="it-IT"/>
    </w:rPr>
  </w:style>
  <w:style w:type="paragraph" w:customStyle="1" w:styleId="TableBodyC">
    <w:name w:val="TableBodyC"/>
    <w:basedOn w:val="Body"/>
    <w:link w:val="TableBodyCChar"/>
    <w:rsid w:val="00C8415B"/>
    <w:pPr>
      <w:ind w:left="0"/>
      <w:jc w:val="center"/>
    </w:pPr>
    <w:rPr>
      <w:sz w:val="18"/>
    </w:rPr>
  </w:style>
  <w:style w:type="paragraph" w:customStyle="1" w:styleId="TableBodyL">
    <w:name w:val="TableBodyL"/>
    <w:basedOn w:val="TableBodyC"/>
    <w:uiPriority w:val="99"/>
    <w:rsid w:val="00C8415B"/>
    <w:pPr>
      <w:jc w:val="left"/>
    </w:pPr>
  </w:style>
  <w:style w:type="character" w:customStyle="1" w:styleId="TableBodyCChar">
    <w:name w:val="TableBodyC Char"/>
    <w:basedOn w:val="BodyChar"/>
    <w:link w:val="TableBodyC"/>
    <w:rsid w:val="00C8415B"/>
    <w:rPr>
      <w:rFonts w:ascii="Helvetica" w:hAnsi="Helvetica"/>
      <w:sz w:val="18"/>
      <w:lang w:val="en-US" w:eastAsia="fr-FR" w:bidi="ar-SA"/>
    </w:rPr>
  </w:style>
  <w:style w:type="character" w:styleId="Strong">
    <w:name w:val="Strong"/>
    <w:aliases w:val="Header 4"/>
    <w:qFormat/>
    <w:rsid w:val="00687609"/>
    <w:rPr>
      <w:rFonts w:ascii="Arial" w:hAnsi="Arial"/>
      <w:b/>
      <w:bCs/>
      <w:sz w:val="24"/>
    </w:rPr>
  </w:style>
  <w:style w:type="character" w:styleId="IntenseEmphasis">
    <w:name w:val="Intense Emphasis"/>
    <w:basedOn w:val="DefaultParagraphFont"/>
    <w:uiPriority w:val="21"/>
    <w:qFormat/>
    <w:rsid w:val="0007751B"/>
    <w:rPr>
      <w:b/>
      <w:bCs/>
      <w:i/>
      <w:iCs/>
      <w:color w:val="4F81BD"/>
    </w:rPr>
  </w:style>
  <w:style w:type="paragraph" w:styleId="Subtitle">
    <w:name w:val="Subtitle"/>
    <w:basedOn w:val="Normal"/>
    <w:next w:val="Normal"/>
    <w:link w:val="SubtitleChar"/>
    <w:uiPriority w:val="99"/>
    <w:qFormat/>
    <w:rsid w:val="002D1B4E"/>
    <w:pPr>
      <w:spacing w:after="60"/>
      <w:jc w:val="center"/>
      <w:outlineLvl w:val="1"/>
    </w:pPr>
    <w:rPr>
      <w:rFonts w:ascii="Cambria" w:hAnsi="Cambria"/>
    </w:rPr>
  </w:style>
  <w:style w:type="character" w:customStyle="1" w:styleId="SubtitleChar">
    <w:name w:val="Subtitle Char"/>
    <w:basedOn w:val="DefaultParagraphFont"/>
    <w:link w:val="Subtitle"/>
    <w:uiPriority w:val="99"/>
    <w:rsid w:val="002D1B4E"/>
    <w:rPr>
      <w:rFonts w:ascii="Cambria" w:eastAsia="Times New Roman" w:hAnsi="Cambria" w:cs="Times New Roman"/>
      <w:sz w:val="24"/>
      <w:szCs w:val="24"/>
      <w:lang w:eastAsia="it-IT"/>
    </w:rPr>
  </w:style>
  <w:style w:type="paragraph" w:customStyle="1" w:styleId="Default">
    <w:name w:val="Default"/>
    <w:uiPriority w:val="99"/>
    <w:rsid w:val="0029210E"/>
    <w:pPr>
      <w:autoSpaceDE w:val="0"/>
      <w:autoSpaceDN w:val="0"/>
      <w:adjustRightInd w:val="0"/>
    </w:pPr>
    <w:rPr>
      <w:color w:val="000000"/>
      <w:sz w:val="24"/>
      <w:szCs w:val="24"/>
    </w:rPr>
  </w:style>
  <w:style w:type="paragraph" w:customStyle="1" w:styleId="CharCharCharChar">
    <w:name w:val="Char Char Char Char"/>
    <w:basedOn w:val="Normal"/>
    <w:uiPriority w:val="99"/>
    <w:rsid w:val="000C6994"/>
    <w:pPr>
      <w:spacing w:after="160" w:line="240" w:lineRule="exact"/>
    </w:pPr>
    <w:rPr>
      <w:sz w:val="20"/>
      <w:szCs w:val="20"/>
      <w:lang w:val="fr-FR" w:eastAsia="en-US"/>
    </w:rPr>
  </w:style>
  <w:style w:type="character" w:customStyle="1" w:styleId="Heading2Char">
    <w:name w:val="Heading 2 Char"/>
    <w:basedOn w:val="DefaultParagraphFont"/>
    <w:link w:val="Heading2"/>
    <w:rsid w:val="006C0801"/>
    <w:rPr>
      <w:rFonts w:ascii="Arial" w:hAnsi="Arial" w:cs="Arial"/>
      <w:b/>
      <w:sz w:val="32"/>
      <w:szCs w:val="24"/>
      <w:lang w:eastAsia="it-IT"/>
    </w:rPr>
  </w:style>
  <w:style w:type="paragraph" w:styleId="Revision">
    <w:name w:val="Revision"/>
    <w:hidden/>
    <w:uiPriority w:val="99"/>
    <w:semiHidden/>
    <w:rsid w:val="005C69E0"/>
    <w:rPr>
      <w:sz w:val="24"/>
      <w:szCs w:val="24"/>
      <w:lang w:eastAsia="it-IT"/>
    </w:rPr>
  </w:style>
  <w:style w:type="character" w:customStyle="1" w:styleId="Heading3Char">
    <w:name w:val="Heading 3 Char"/>
    <w:basedOn w:val="DefaultParagraphFont"/>
    <w:link w:val="Heading30"/>
    <w:rsid w:val="00786591"/>
    <w:rPr>
      <w:rFonts w:ascii="Arial" w:hAnsi="Arial" w:cs="Arial"/>
      <w:b/>
      <w:bCs/>
      <w:sz w:val="28"/>
      <w:szCs w:val="24"/>
      <w:lang w:eastAsia="it-IT"/>
    </w:rPr>
  </w:style>
  <w:style w:type="character" w:customStyle="1" w:styleId="Heading4Char">
    <w:name w:val="Heading 4 Char"/>
    <w:basedOn w:val="DefaultParagraphFont"/>
    <w:link w:val="Heading4"/>
    <w:rsid w:val="003B3EC5"/>
    <w:rPr>
      <w:rFonts w:ascii="Arial" w:hAnsi="Arial" w:cs="Arial"/>
      <w:b/>
      <w:sz w:val="24"/>
      <w:szCs w:val="24"/>
      <w:lang w:eastAsia="it-IT"/>
    </w:rPr>
  </w:style>
  <w:style w:type="character" w:customStyle="1" w:styleId="FooterChar">
    <w:name w:val="Footer Char"/>
    <w:basedOn w:val="DefaultParagraphFont"/>
    <w:link w:val="Footer"/>
    <w:uiPriority w:val="99"/>
    <w:rsid w:val="006C66C8"/>
    <w:rPr>
      <w:sz w:val="24"/>
      <w:szCs w:val="24"/>
      <w:lang w:eastAsia="it-IT"/>
    </w:rPr>
  </w:style>
  <w:style w:type="character" w:customStyle="1" w:styleId="TitleChar">
    <w:name w:val="Title Char"/>
    <w:basedOn w:val="DefaultParagraphFont"/>
    <w:link w:val="Title"/>
    <w:uiPriority w:val="99"/>
    <w:rsid w:val="006C66C8"/>
    <w:rPr>
      <w:rFonts w:ascii="Helvetica" w:hAnsi="Helvetica" w:cs="Arial"/>
      <w:b/>
      <w:bCs/>
      <w:kern w:val="28"/>
      <w:sz w:val="48"/>
      <w:szCs w:val="48"/>
      <w:lang w:eastAsia="fr-FR"/>
    </w:rPr>
  </w:style>
  <w:style w:type="character" w:customStyle="1" w:styleId="BodyTextChar">
    <w:name w:val="Body Text Char"/>
    <w:basedOn w:val="DefaultParagraphFont"/>
    <w:link w:val="BodyText"/>
    <w:uiPriority w:val="99"/>
    <w:rsid w:val="006C66C8"/>
    <w:rPr>
      <w:rFonts w:ascii="Arial" w:hAnsi="Arial" w:cs="Arial"/>
      <w:sz w:val="16"/>
      <w:szCs w:val="17"/>
    </w:rPr>
  </w:style>
  <w:style w:type="character" w:customStyle="1" w:styleId="BodyTextIndentChar">
    <w:name w:val="Body Text Indent Char"/>
    <w:basedOn w:val="DefaultParagraphFont"/>
    <w:link w:val="BodyTextIndent"/>
    <w:uiPriority w:val="99"/>
    <w:rsid w:val="006C66C8"/>
    <w:rPr>
      <w:sz w:val="24"/>
      <w:szCs w:val="24"/>
    </w:rPr>
  </w:style>
  <w:style w:type="character" w:customStyle="1" w:styleId="BodyText2Char">
    <w:name w:val="Body Text 2 Char"/>
    <w:basedOn w:val="DefaultParagraphFont"/>
    <w:link w:val="BodyText2"/>
    <w:uiPriority w:val="99"/>
    <w:rsid w:val="006C66C8"/>
    <w:rPr>
      <w:sz w:val="24"/>
      <w:szCs w:val="24"/>
    </w:rPr>
  </w:style>
  <w:style w:type="character" w:customStyle="1" w:styleId="BodyText3Char">
    <w:name w:val="Body Text 3 Char"/>
    <w:basedOn w:val="DefaultParagraphFont"/>
    <w:link w:val="BodyText3"/>
    <w:uiPriority w:val="99"/>
    <w:rsid w:val="006C66C8"/>
    <w:rPr>
      <w:sz w:val="24"/>
      <w:szCs w:val="24"/>
      <w:lang w:eastAsia="it-IT"/>
    </w:rPr>
  </w:style>
  <w:style w:type="character" w:customStyle="1" w:styleId="BodyTextIndent2Char">
    <w:name w:val="Body Text Indent 2 Char"/>
    <w:basedOn w:val="DefaultParagraphFont"/>
    <w:link w:val="BodyTextIndent2"/>
    <w:uiPriority w:val="99"/>
    <w:rsid w:val="006C66C8"/>
    <w:rPr>
      <w:sz w:val="24"/>
      <w:szCs w:val="24"/>
    </w:rPr>
  </w:style>
  <w:style w:type="character" w:customStyle="1" w:styleId="BodyTextIndent3Char">
    <w:name w:val="Body Text Indent 3 Char"/>
    <w:basedOn w:val="DefaultParagraphFont"/>
    <w:link w:val="BodyTextIndent3"/>
    <w:uiPriority w:val="99"/>
    <w:rsid w:val="006C66C8"/>
    <w:rPr>
      <w:sz w:val="24"/>
      <w:szCs w:val="24"/>
    </w:rPr>
  </w:style>
  <w:style w:type="character" w:customStyle="1" w:styleId="DocumentMapChar">
    <w:name w:val="Document Map Char"/>
    <w:basedOn w:val="DefaultParagraphFont"/>
    <w:link w:val="DocumentMap"/>
    <w:uiPriority w:val="99"/>
    <w:semiHidden/>
    <w:rsid w:val="006C66C8"/>
    <w:rPr>
      <w:rFonts w:ascii="Tahoma" w:hAnsi="Tahoma" w:cs="Tahoma"/>
      <w:sz w:val="24"/>
      <w:szCs w:val="24"/>
      <w:shd w:val="clear" w:color="auto" w:fill="000080"/>
      <w:lang w:eastAsia="it-IT"/>
    </w:rPr>
  </w:style>
  <w:style w:type="character" w:customStyle="1" w:styleId="BalloonTextChar">
    <w:name w:val="Balloon Text Char"/>
    <w:basedOn w:val="DefaultParagraphFont"/>
    <w:link w:val="BalloonText"/>
    <w:uiPriority w:val="99"/>
    <w:semiHidden/>
    <w:rsid w:val="006C66C8"/>
    <w:rPr>
      <w:rFonts w:ascii="Tahoma" w:hAnsi="Tahoma" w:cs="Tahoma"/>
      <w:sz w:val="16"/>
      <w:szCs w:val="16"/>
      <w:lang w:eastAsia="it-IT"/>
    </w:rPr>
  </w:style>
  <w:style w:type="paragraph" w:styleId="NoSpacing">
    <w:name w:val="No Spacing"/>
    <w:aliases w:val="ST body"/>
    <w:uiPriority w:val="1"/>
    <w:qFormat/>
    <w:rsid w:val="002C4AFD"/>
    <w:rPr>
      <w:sz w:val="24"/>
      <w:szCs w:val="24"/>
      <w:lang w:eastAsia="it-IT"/>
    </w:rPr>
  </w:style>
  <w:style w:type="character" w:styleId="HTMLTypewriter">
    <w:name w:val="HTML Typewriter"/>
    <w:basedOn w:val="DefaultParagraphFont"/>
    <w:uiPriority w:val="99"/>
    <w:unhideWhenUsed/>
    <w:rsid w:val="00611085"/>
    <w:rPr>
      <w:rFonts w:ascii="Courier New" w:eastAsia="Times New Roman" w:hAnsi="Courier New" w:cs="Courier New"/>
      <w:sz w:val="20"/>
      <w:szCs w:val="20"/>
    </w:rPr>
  </w:style>
  <w:style w:type="paragraph" w:customStyle="1" w:styleId="AppxHeading3">
    <w:name w:val="AppxHeading3"/>
    <w:basedOn w:val="Heading3"/>
    <w:uiPriority w:val="99"/>
    <w:rsid w:val="009605F3"/>
    <w:pPr>
      <w:numPr>
        <w:numId w:val="4"/>
      </w:numPr>
    </w:pPr>
  </w:style>
  <w:style w:type="table" w:styleId="Table3Deffects3">
    <w:name w:val="Table 3D effects 3"/>
    <w:basedOn w:val="TableNormal"/>
    <w:rsid w:val="009605F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unhideWhenUsed/>
    <w:rsid w:val="00B7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B715D4"/>
    <w:rPr>
      <w:rFonts w:ascii="Courier New" w:hAnsi="Courier New" w:cs="Courier New"/>
    </w:rPr>
  </w:style>
  <w:style w:type="character" w:styleId="HTMLCode">
    <w:name w:val="HTML Code"/>
    <w:basedOn w:val="DefaultParagraphFont"/>
    <w:uiPriority w:val="99"/>
    <w:unhideWhenUsed/>
    <w:rsid w:val="00B715D4"/>
    <w:rPr>
      <w:rFonts w:ascii="Courier New" w:eastAsia="Times New Roman" w:hAnsi="Courier New" w:cs="Courier New"/>
      <w:sz w:val="20"/>
      <w:szCs w:val="20"/>
    </w:rPr>
  </w:style>
  <w:style w:type="table" w:styleId="MediumGrid3-Accent1">
    <w:name w:val="Medium Grid 3 Accent 1"/>
    <w:basedOn w:val="TableNormal"/>
    <w:uiPriority w:val="69"/>
    <w:rsid w:val="00FC115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ommentText">
    <w:name w:val="annotation text"/>
    <w:basedOn w:val="Normal"/>
    <w:link w:val="CommentTextChar"/>
    <w:uiPriority w:val="99"/>
    <w:rsid w:val="00943549"/>
    <w:rPr>
      <w:sz w:val="20"/>
      <w:szCs w:val="20"/>
    </w:rPr>
  </w:style>
  <w:style w:type="character" w:customStyle="1" w:styleId="CommentTextChar">
    <w:name w:val="Comment Text Char"/>
    <w:basedOn w:val="DefaultParagraphFont"/>
    <w:link w:val="CommentText"/>
    <w:uiPriority w:val="99"/>
    <w:rsid w:val="00943549"/>
    <w:rPr>
      <w:lang w:eastAsia="it-IT"/>
    </w:rPr>
  </w:style>
  <w:style w:type="table" w:styleId="MediumShading2-Accent5">
    <w:name w:val="Medium Shading 2 Accent 5"/>
    <w:basedOn w:val="TableNormal"/>
    <w:uiPriority w:val="64"/>
    <w:rsid w:val="00D146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D14600"/>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rsid w:val="00D14600"/>
    <w:rPr>
      <w:sz w:val="16"/>
      <w:szCs w:val="16"/>
    </w:rPr>
  </w:style>
  <w:style w:type="table" w:styleId="MediumGrid3-Accent5">
    <w:name w:val="Medium Grid 3 Accent 5"/>
    <w:basedOn w:val="TableNormal"/>
    <w:uiPriority w:val="69"/>
    <w:rsid w:val="00870B5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1">
    <w:name w:val="Medium Grid 2 Accent 1"/>
    <w:basedOn w:val="TableNormal"/>
    <w:uiPriority w:val="68"/>
    <w:rsid w:val="00870B52"/>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870B5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Theme">
    <w:name w:val="Table Theme"/>
    <w:basedOn w:val="TableNormal"/>
    <w:rsid w:val="00870B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870B5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Elegant">
    <w:name w:val="Table Elegant"/>
    <w:basedOn w:val="TableNormal"/>
    <w:rsid w:val="00FC423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FC423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ediumGrid1-Accent5">
    <w:name w:val="Medium Grid 1 Accent 5"/>
    <w:basedOn w:val="TableNormal"/>
    <w:uiPriority w:val="67"/>
    <w:rsid w:val="001F7AB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1">
    <w:name w:val="Light List Accent 1"/>
    <w:basedOn w:val="TableNormal"/>
    <w:uiPriority w:val="61"/>
    <w:rsid w:val="002F646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Bullet3">
    <w:name w:val="List Bullet 3"/>
    <w:basedOn w:val="Normal"/>
    <w:rsid w:val="006A7693"/>
    <w:pPr>
      <w:numPr>
        <w:numId w:val="6"/>
      </w:numPr>
      <w:contextualSpacing/>
    </w:pPr>
  </w:style>
  <w:style w:type="paragraph" w:customStyle="1" w:styleId="Flowchart">
    <w:name w:val="Flow chart"/>
    <w:basedOn w:val="Normal"/>
    <w:rsid w:val="00A470CF"/>
    <w:pPr>
      <w:jc w:val="center"/>
    </w:pPr>
    <w:rPr>
      <w:rFonts w:ascii="Arial" w:hAnsi="Arial"/>
      <w:sz w:val="20"/>
      <w:lang w:eastAsia="en-US"/>
    </w:rPr>
  </w:style>
  <w:style w:type="character" w:customStyle="1" w:styleId="hps">
    <w:name w:val="hps"/>
    <w:basedOn w:val="DefaultParagraphFont"/>
    <w:rsid w:val="00A470CF"/>
  </w:style>
  <w:style w:type="character" w:customStyle="1" w:styleId="comment">
    <w:name w:val="comment"/>
    <w:basedOn w:val="DefaultParagraphFont"/>
    <w:rsid w:val="009D2C8B"/>
    <w:rPr>
      <w:color w:val="800000"/>
    </w:rPr>
  </w:style>
  <w:style w:type="paragraph" w:styleId="CommentSubject">
    <w:name w:val="annotation subject"/>
    <w:basedOn w:val="CommentText"/>
    <w:next w:val="CommentText"/>
    <w:link w:val="CommentSubjectChar"/>
    <w:rsid w:val="000B1100"/>
    <w:rPr>
      <w:b/>
      <w:bCs/>
    </w:rPr>
  </w:style>
  <w:style w:type="character" w:customStyle="1" w:styleId="CommentSubjectChar">
    <w:name w:val="Comment Subject Char"/>
    <w:basedOn w:val="CommentTextChar"/>
    <w:link w:val="CommentSubject"/>
    <w:rsid w:val="000B1100"/>
    <w:rPr>
      <w:b/>
      <w:bCs/>
      <w:lang w:eastAsia="it-IT"/>
    </w:rPr>
  </w:style>
  <w:style w:type="table" w:styleId="MediumShading2-Accent1">
    <w:name w:val="Medium Shading 2 Accent 1"/>
    <w:basedOn w:val="TableNormal"/>
    <w:uiPriority w:val="64"/>
    <w:rsid w:val="0020130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0"/>
    <w:next w:val="Normal"/>
    <w:uiPriority w:val="39"/>
    <w:unhideWhenUsed/>
    <w:qFormat/>
    <w:rsid w:val="00D750EA"/>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ableofFigures">
    <w:name w:val="table of figures"/>
    <w:basedOn w:val="Normal"/>
    <w:next w:val="Normal"/>
    <w:uiPriority w:val="99"/>
    <w:rsid w:val="00E31CE7"/>
  </w:style>
  <w:style w:type="character" w:customStyle="1" w:styleId="Heading3Char0">
    <w:name w:val="Heading3 Char"/>
    <w:link w:val="Heading3"/>
    <w:rsid w:val="00C40400"/>
    <w:rPr>
      <w:rFonts w:ascii="Helvetica" w:hAnsi="Helvetica"/>
      <w:b/>
      <w:sz w:val="22"/>
      <w:lang w:eastAsia="fr-FR"/>
    </w:rPr>
  </w:style>
  <w:style w:type="paragraph" w:customStyle="1" w:styleId="List1">
    <w:name w:val="List1+"/>
    <w:basedOn w:val="Normal"/>
    <w:rsid w:val="00C40400"/>
    <w:pPr>
      <w:numPr>
        <w:numId w:val="7"/>
      </w:numPr>
      <w:spacing w:before="80"/>
      <w:ind w:left="1491" w:hanging="357"/>
    </w:pPr>
    <w:rPr>
      <w:rFonts w:ascii="Helvetica" w:hAnsi="Helvetica"/>
      <w:sz w:val="22"/>
      <w:szCs w:val="20"/>
      <w:lang w:eastAsia="fr-FR"/>
    </w:rPr>
  </w:style>
  <w:style w:type="character" w:customStyle="1" w:styleId="apple-converted-space">
    <w:name w:val="apple-converted-space"/>
    <w:basedOn w:val="DefaultParagraphFont"/>
    <w:rsid w:val="00E306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Style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79">
      <w:bodyDiv w:val="1"/>
      <w:marLeft w:val="0"/>
      <w:marRight w:val="0"/>
      <w:marTop w:val="0"/>
      <w:marBottom w:val="0"/>
      <w:divBdr>
        <w:top w:val="none" w:sz="0" w:space="0" w:color="auto"/>
        <w:left w:val="none" w:sz="0" w:space="0" w:color="auto"/>
        <w:bottom w:val="none" w:sz="0" w:space="0" w:color="auto"/>
        <w:right w:val="none" w:sz="0" w:space="0" w:color="auto"/>
      </w:divBdr>
    </w:div>
    <w:div w:id="16124059">
      <w:bodyDiv w:val="1"/>
      <w:marLeft w:val="0"/>
      <w:marRight w:val="0"/>
      <w:marTop w:val="0"/>
      <w:marBottom w:val="525"/>
      <w:divBdr>
        <w:top w:val="none" w:sz="0" w:space="0" w:color="auto"/>
        <w:left w:val="none" w:sz="0" w:space="0" w:color="auto"/>
        <w:bottom w:val="none" w:sz="0" w:space="0" w:color="auto"/>
        <w:right w:val="none" w:sz="0" w:space="0" w:color="auto"/>
      </w:divBdr>
    </w:div>
    <w:div w:id="28991025">
      <w:bodyDiv w:val="1"/>
      <w:marLeft w:val="0"/>
      <w:marRight w:val="0"/>
      <w:marTop w:val="0"/>
      <w:marBottom w:val="0"/>
      <w:divBdr>
        <w:top w:val="none" w:sz="0" w:space="0" w:color="auto"/>
        <w:left w:val="none" w:sz="0" w:space="0" w:color="auto"/>
        <w:bottom w:val="none" w:sz="0" w:space="0" w:color="auto"/>
        <w:right w:val="none" w:sz="0" w:space="0" w:color="auto"/>
      </w:divBdr>
    </w:div>
    <w:div w:id="33040304">
      <w:bodyDiv w:val="1"/>
      <w:marLeft w:val="0"/>
      <w:marRight w:val="0"/>
      <w:marTop w:val="0"/>
      <w:marBottom w:val="0"/>
      <w:divBdr>
        <w:top w:val="none" w:sz="0" w:space="0" w:color="auto"/>
        <w:left w:val="none" w:sz="0" w:space="0" w:color="auto"/>
        <w:bottom w:val="none" w:sz="0" w:space="0" w:color="auto"/>
        <w:right w:val="none" w:sz="0" w:space="0" w:color="auto"/>
      </w:divBdr>
    </w:div>
    <w:div w:id="33695899">
      <w:bodyDiv w:val="1"/>
      <w:marLeft w:val="0"/>
      <w:marRight w:val="0"/>
      <w:marTop w:val="0"/>
      <w:marBottom w:val="0"/>
      <w:divBdr>
        <w:top w:val="none" w:sz="0" w:space="0" w:color="auto"/>
        <w:left w:val="none" w:sz="0" w:space="0" w:color="auto"/>
        <w:bottom w:val="none" w:sz="0" w:space="0" w:color="auto"/>
        <w:right w:val="none" w:sz="0" w:space="0" w:color="auto"/>
      </w:divBdr>
      <w:divsChild>
        <w:div w:id="224612428">
          <w:marLeft w:val="288"/>
          <w:marRight w:val="0"/>
          <w:marTop w:val="0"/>
          <w:marBottom w:val="0"/>
          <w:divBdr>
            <w:top w:val="none" w:sz="0" w:space="0" w:color="auto"/>
            <w:left w:val="none" w:sz="0" w:space="0" w:color="auto"/>
            <w:bottom w:val="none" w:sz="0" w:space="0" w:color="auto"/>
            <w:right w:val="none" w:sz="0" w:space="0" w:color="auto"/>
          </w:divBdr>
          <w:divsChild>
            <w:div w:id="418798932">
              <w:marLeft w:val="120"/>
              <w:marRight w:val="0"/>
              <w:marTop w:val="0"/>
              <w:marBottom w:val="0"/>
              <w:divBdr>
                <w:top w:val="none" w:sz="0" w:space="0" w:color="auto"/>
                <w:left w:val="none" w:sz="0" w:space="0" w:color="auto"/>
                <w:bottom w:val="none" w:sz="0" w:space="0" w:color="auto"/>
                <w:right w:val="none" w:sz="0" w:space="0" w:color="auto"/>
              </w:divBdr>
              <w:divsChild>
                <w:div w:id="1387412972">
                  <w:marLeft w:val="0"/>
                  <w:marRight w:val="0"/>
                  <w:marTop w:val="0"/>
                  <w:marBottom w:val="0"/>
                  <w:divBdr>
                    <w:top w:val="single" w:sz="2" w:space="0" w:color="E66A08"/>
                    <w:left w:val="single" w:sz="6" w:space="3" w:color="E66A08"/>
                    <w:bottom w:val="single" w:sz="6" w:space="0" w:color="E66A08"/>
                    <w:right w:val="single" w:sz="6" w:space="3" w:color="E66A08"/>
                  </w:divBdr>
                  <w:divsChild>
                    <w:div w:id="205989479">
                      <w:marLeft w:val="0"/>
                      <w:marRight w:val="0"/>
                      <w:marTop w:val="0"/>
                      <w:marBottom w:val="0"/>
                      <w:divBdr>
                        <w:top w:val="none" w:sz="0" w:space="0" w:color="auto"/>
                        <w:left w:val="none" w:sz="0" w:space="0" w:color="auto"/>
                        <w:bottom w:val="none" w:sz="0" w:space="0" w:color="auto"/>
                        <w:right w:val="none" w:sz="0" w:space="0" w:color="auto"/>
                      </w:divBdr>
                      <w:divsChild>
                        <w:div w:id="5817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51891">
      <w:bodyDiv w:val="1"/>
      <w:marLeft w:val="0"/>
      <w:marRight w:val="0"/>
      <w:marTop w:val="0"/>
      <w:marBottom w:val="0"/>
      <w:divBdr>
        <w:top w:val="none" w:sz="0" w:space="0" w:color="auto"/>
        <w:left w:val="none" w:sz="0" w:space="0" w:color="auto"/>
        <w:bottom w:val="none" w:sz="0" w:space="0" w:color="auto"/>
        <w:right w:val="none" w:sz="0" w:space="0" w:color="auto"/>
      </w:divBdr>
    </w:div>
    <w:div w:id="67122660">
      <w:bodyDiv w:val="1"/>
      <w:marLeft w:val="0"/>
      <w:marRight w:val="0"/>
      <w:marTop w:val="0"/>
      <w:marBottom w:val="0"/>
      <w:divBdr>
        <w:top w:val="none" w:sz="0" w:space="0" w:color="auto"/>
        <w:left w:val="none" w:sz="0" w:space="0" w:color="auto"/>
        <w:bottom w:val="none" w:sz="0" w:space="0" w:color="auto"/>
        <w:right w:val="none" w:sz="0" w:space="0" w:color="auto"/>
      </w:divBdr>
    </w:div>
    <w:div w:id="82842050">
      <w:bodyDiv w:val="1"/>
      <w:marLeft w:val="0"/>
      <w:marRight w:val="0"/>
      <w:marTop w:val="0"/>
      <w:marBottom w:val="0"/>
      <w:divBdr>
        <w:top w:val="none" w:sz="0" w:space="0" w:color="auto"/>
        <w:left w:val="none" w:sz="0" w:space="0" w:color="auto"/>
        <w:bottom w:val="none" w:sz="0" w:space="0" w:color="auto"/>
        <w:right w:val="none" w:sz="0" w:space="0" w:color="auto"/>
      </w:divBdr>
      <w:divsChild>
        <w:div w:id="956833828">
          <w:marLeft w:val="0"/>
          <w:marRight w:val="0"/>
          <w:marTop w:val="0"/>
          <w:marBottom w:val="0"/>
          <w:divBdr>
            <w:top w:val="none" w:sz="0" w:space="0" w:color="auto"/>
            <w:left w:val="none" w:sz="0" w:space="0" w:color="auto"/>
            <w:bottom w:val="none" w:sz="0" w:space="0" w:color="auto"/>
            <w:right w:val="none" w:sz="0" w:space="0" w:color="auto"/>
          </w:divBdr>
          <w:divsChild>
            <w:div w:id="669408544">
              <w:marLeft w:val="0"/>
              <w:marRight w:val="0"/>
              <w:marTop w:val="0"/>
              <w:marBottom w:val="0"/>
              <w:divBdr>
                <w:top w:val="none" w:sz="0" w:space="0" w:color="auto"/>
                <w:left w:val="none" w:sz="0" w:space="0" w:color="auto"/>
                <w:bottom w:val="none" w:sz="0" w:space="0" w:color="auto"/>
                <w:right w:val="none" w:sz="0" w:space="0" w:color="auto"/>
              </w:divBdr>
              <w:divsChild>
                <w:div w:id="19317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2043">
      <w:bodyDiv w:val="1"/>
      <w:marLeft w:val="0"/>
      <w:marRight w:val="0"/>
      <w:marTop w:val="0"/>
      <w:marBottom w:val="0"/>
      <w:divBdr>
        <w:top w:val="none" w:sz="0" w:space="0" w:color="auto"/>
        <w:left w:val="none" w:sz="0" w:space="0" w:color="auto"/>
        <w:bottom w:val="none" w:sz="0" w:space="0" w:color="auto"/>
        <w:right w:val="none" w:sz="0" w:space="0" w:color="auto"/>
      </w:divBdr>
      <w:divsChild>
        <w:div w:id="2042706618">
          <w:marLeft w:val="0"/>
          <w:marRight w:val="0"/>
          <w:marTop w:val="0"/>
          <w:marBottom w:val="0"/>
          <w:divBdr>
            <w:top w:val="none" w:sz="0" w:space="0" w:color="auto"/>
            <w:left w:val="none" w:sz="0" w:space="0" w:color="auto"/>
            <w:bottom w:val="none" w:sz="0" w:space="0" w:color="auto"/>
            <w:right w:val="none" w:sz="0" w:space="0" w:color="auto"/>
          </w:divBdr>
        </w:div>
      </w:divsChild>
    </w:div>
    <w:div w:id="120271245">
      <w:bodyDiv w:val="1"/>
      <w:marLeft w:val="0"/>
      <w:marRight w:val="0"/>
      <w:marTop w:val="0"/>
      <w:marBottom w:val="0"/>
      <w:divBdr>
        <w:top w:val="none" w:sz="0" w:space="0" w:color="auto"/>
        <w:left w:val="none" w:sz="0" w:space="0" w:color="auto"/>
        <w:bottom w:val="none" w:sz="0" w:space="0" w:color="auto"/>
        <w:right w:val="none" w:sz="0" w:space="0" w:color="auto"/>
      </w:divBdr>
    </w:div>
    <w:div w:id="139620885">
      <w:bodyDiv w:val="1"/>
      <w:marLeft w:val="0"/>
      <w:marRight w:val="0"/>
      <w:marTop w:val="0"/>
      <w:marBottom w:val="0"/>
      <w:divBdr>
        <w:top w:val="none" w:sz="0" w:space="0" w:color="auto"/>
        <w:left w:val="none" w:sz="0" w:space="0" w:color="auto"/>
        <w:bottom w:val="none" w:sz="0" w:space="0" w:color="auto"/>
        <w:right w:val="none" w:sz="0" w:space="0" w:color="auto"/>
      </w:divBdr>
    </w:div>
    <w:div w:id="144781131">
      <w:bodyDiv w:val="1"/>
      <w:marLeft w:val="0"/>
      <w:marRight w:val="0"/>
      <w:marTop w:val="0"/>
      <w:marBottom w:val="0"/>
      <w:divBdr>
        <w:top w:val="none" w:sz="0" w:space="0" w:color="auto"/>
        <w:left w:val="none" w:sz="0" w:space="0" w:color="auto"/>
        <w:bottom w:val="none" w:sz="0" w:space="0" w:color="auto"/>
        <w:right w:val="none" w:sz="0" w:space="0" w:color="auto"/>
      </w:divBdr>
      <w:divsChild>
        <w:div w:id="466971422">
          <w:marLeft w:val="0"/>
          <w:marRight w:val="0"/>
          <w:marTop w:val="0"/>
          <w:marBottom w:val="0"/>
          <w:divBdr>
            <w:top w:val="none" w:sz="0" w:space="0" w:color="auto"/>
            <w:left w:val="none" w:sz="0" w:space="0" w:color="auto"/>
            <w:bottom w:val="none" w:sz="0" w:space="0" w:color="auto"/>
            <w:right w:val="none" w:sz="0" w:space="0" w:color="auto"/>
          </w:divBdr>
          <w:divsChild>
            <w:div w:id="145782645">
              <w:marLeft w:val="0"/>
              <w:marRight w:val="0"/>
              <w:marTop w:val="0"/>
              <w:marBottom w:val="0"/>
              <w:divBdr>
                <w:top w:val="none" w:sz="0" w:space="0" w:color="auto"/>
                <w:left w:val="none" w:sz="0" w:space="0" w:color="auto"/>
                <w:bottom w:val="none" w:sz="0" w:space="0" w:color="auto"/>
                <w:right w:val="none" w:sz="0" w:space="0" w:color="auto"/>
              </w:divBdr>
            </w:div>
            <w:div w:id="495650162">
              <w:marLeft w:val="0"/>
              <w:marRight w:val="0"/>
              <w:marTop w:val="0"/>
              <w:marBottom w:val="0"/>
              <w:divBdr>
                <w:top w:val="none" w:sz="0" w:space="0" w:color="auto"/>
                <w:left w:val="none" w:sz="0" w:space="0" w:color="auto"/>
                <w:bottom w:val="none" w:sz="0" w:space="0" w:color="auto"/>
                <w:right w:val="none" w:sz="0" w:space="0" w:color="auto"/>
              </w:divBdr>
            </w:div>
            <w:div w:id="1500659949">
              <w:marLeft w:val="0"/>
              <w:marRight w:val="0"/>
              <w:marTop w:val="0"/>
              <w:marBottom w:val="0"/>
              <w:divBdr>
                <w:top w:val="none" w:sz="0" w:space="0" w:color="auto"/>
                <w:left w:val="none" w:sz="0" w:space="0" w:color="auto"/>
                <w:bottom w:val="none" w:sz="0" w:space="0" w:color="auto"/>
                <w:right w:val="none" w:sz="0" w:space="0" w:color="auto"/>
              </w:divBdr>
            </w:div>
            <w:div w:id="1805540987">
              <w:marLeft w:val="0"/>
              <w:marRight w:val="0"/>
              <w:marTop w:val="0"/>
              <w:marBottom w:val="0"/>
              <w:divBdr>
                <w:top w:val="none" w:sz="0" w:space="0" w:color="auto"/>
                <w:left w:val="none" w:sz="0" w:space="0" w:color="auto"/>
                <w:bottom w:val="none" w:sz="0" w:space="0" w:color="auto"/>
                <w:right w:val="none" w:sz="0" w:space="0" w:color="auto"/>
              </w:divBdr>
            </w:div>
            <w:div w:id="1806315568">
              <w:marLeft w:val="0"/>
              <w:marRight w:val="0"/>
              <w:marTop w:val="0"/>
              <w:marBottom w:val="0"/>
              <w:divBdr>
                <w:top w:val="none" w:sz="0" w:space="0" w:color="auto"/>
                <w:left w:val="none" w:sz="0" w:space="0" w:color="auto"/>
                <w:bottom w:val="none" w:sz="0" w:space="0" w:color="auto"/>
                <w:right w:val="none" w:sz="0" w:space="0" w:color="auto"/>
              </w:divBdr>
            </w:div>
            <w:div w:id="1896575841">
              <w:marLeft w:val="0"/>
              <w:marRight w:val="0"/>
              <w:marTop w:val="0"/>
              <w:marBottom w:val="0"/>
              <w:divBdr>
                <w:top w:val="none" w:sz="0" w:space="0" w:color="auto"/>
                <w:left w:val="none" w:sz="0" w:space="0" w:color="auto"/>
                <w:bottom w:val="none" w:sz="0" w:space="0" w:color="auto"/>
                <w:right w:val="none" w:sz="0" w:space="0" w:color="auto"/>
              </w:divBdr>
            </w:div>
            <w:div w:id="1952475794">
              <w:marLeft w:val="0"/>
              <w:marRight w:val="0"/>
              <w:marTop w:val="0"/>
              <w:marBottom w:val="0"/>
              <w:divBdr>
                <w:top w:val="none" w:sz="0" w:space="0" w:color="auto"/>
                <w:left w:val="none" w:sz="0" w:space="0" w:color="auto"/>
                <w:bottom w:val="none" w:sz="0" w:space="0" w:color="auto"/>
                <w:right w:val="none" w:sz="0" w:space="0" w:color="auto"/>
              </w:divBdr>
            </w:div>
            <w:div w:id="1975208311">
              <w:marLeft w:val="0"/>
              <w:marRight w:val="0"/>
              <w:marTop w:val="0"/>
              <w:marBottom w:val="0"/>
              <w:divBdr>
                <w:top w:val="none" w:sz="0" w:space="0" w:color="auto"/>
                <w:left w:val="none" w:sz="0" w:space="0" w:color="auto"/>
                <w:bottom w:val="none" w:sz="0" w:space="0" w:color="auto"/>
                <w:right w:val="none" w:sz="0" w:space="0" w:color="auto"/>
              </w:divBdr>
            </w:div>
            <w:div w:id="20991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2299">
      <w:bodyDiv w:val="1"/>
      <w:marLeft w:val="0"/>
      <w:marRight w:val="0"/>
      <w:marTop w:val="0"/>
      <w:marBottom w:val="0"/>
      <w:divBdr>
        <w:top w:val="none" w:sz="0" w:space="0" w:color="auto"/>
        <w:left w:val="none" w:sz="0" w:space="0" w:color="auto"/>
        <w:bottom w:val="none" w:sz="0" w:space="0" w:color="auto"/>
        <w:right w:val="none" w:sz="0" w:space="0" w:color="auto"/>
      </w:divBdr>
    </w:div>
    <w:div w:id="173111452">
      <w:bodyDiv w:val="1"/>
      <w:marLeft w:val="0"/>
      <w:marRight w:val="0"/>
      <w:marTop w:val="0"/>
      <w:marBottom w:val="0"/>
      <w:divBdr>
        <w:top w:val="none" w:sz="0" w:space="0" w:color="auto"/>
        <w:left w:val="none" w:sz="0" w:space="0" w:color="auto"/>
        <w:bottom w:val="none" w:sz="0" w:space="0" w:color="auto"/>
        <w:right w:val="none" w:sz="0" w:space="0" w:color="auto"/>
      </w:divBdr>
    </w:div>
    <w:div w:id="181821572">
      <w:bodyDiv w:val="1"/>
      <w:marLeft w:val="0"/>
      <w:marRight w:val="0"/>
      <w:marTop w:val="0"/>
      <w:marBottom w:val="0"/>
      <w:divBdr>
        <w:top w:val="none" w:sz="0" w:space="0" w:color="auto"/>
        <w:left w:val="none" w:sz="0" w:space="0" w:color="auto"/>
        <w:bottom w:val="none" w:sz="0" w:space="0" w:color="auto"/>
        <w:right w:val="none" w:sz="0" w:space="0" w:color="auto"/>
      </w:divBdr>
    </w:div>
    <w:div w:id="186917040">
      <w:bodyDiv w:val="1"/>
      <w:marLeft w:val="0"/>
      <w:marRight w:val="0"/>
      <w:marTop w:val="0"/>
      <w:marBottom w:val="0"/>
      <w:divBdr>
        <w:top w:val="none" w:sz="0" w:space="0" w:color="auto"/>
        <w:left w:val="none" w:sz="0" w:space="0" w:color="auto"/>
        <w:bottom w:val="none" w:sz="0" w:space="0" w:color="auto"/>
        <w:right w:val="none" w:sz="0" w:space="0" w:color="auto"/>
      </w:divBdr>
    </w:div>
    <w:div w:id="229508185">
      <w:bodyDiv w:val="1"/>
      <w:marLeft w:val="0"/>
      <w:marRight w:val="0"/>
      <w:marTop w:val="0"/>
      <w:marBottom w:val="0"/>
      <w:divBdr>
        <w:top w:val="none" w:sz="0" w:space="0" w:color="auto"/>
        <w:left w:val="none" w:sz="0" w:space="0" w:color="auto"/>
        <w:bottom w:val="none" w:sz="0" w:space="0" w:color="auto"/>
        <w:right w:val="none" w:sz="0" w:space="0" w:color="auto"/>
      </w:divBdr>
      <w:divsChild>
        <w:div w:id="763767341">
          <w:marLeft w:val="0"/>
          <w:marRight w:val="0"/>
          <w:marTop w:val="0"/>
          <w:marBottom w:val="0"/>
          <w:divBdr>
            <w:top w:val="none" w:sz="0" w:space="0" w:color="auto"/>
            <w:left w:val="none" w:sz="0" w:space="0" w:color="auto"/>
            <w:bottom w:val="none" w:sz="0" w:space="0" w:color="auto"/>
            <w:right w:val="none" w:sz="0" w:space="0" w:color="auto"/>
          </w:divBdr>
          <w:divsChild>
            <w:div w:id="578296101">
              <w:marLeft w:val="0"/>
              <w:marRight w:val="0"/>
              <w:marTop w:val="0"/>
              <w:marBottom w:val="0"/>
              <w:divBdr>
                <w:top w:val="none" w:sz="0" w:space="0" w:color="auto"/>
                <w:left w:val="none" w:sz="0" w:space="0" w:color="auto"/>
                <w:bottom w:val="none" w:sz="0" w:space="0" w:color="auto"/>
                <w:right w:val="none" w:sz="0" w:space="0" w:color="auto"/>
              </w:divBdr>
              <w:divsChild>
                <w:div w:id="266618672">
                  <w:marLeft w:val="0"/>
                  <w:marRight w:val="0"/>
                  <w:marTop w:val="0"/>
                  <w:marBottom w:val="0"/>
                  <w:divBdr>
                    <w:top w:val="none" w:sz="0" w:space="0" w:color="auto"/>
                    <w:left w:val="none" w:sz="0" w:space="0" w:color="auto"/>
                    <w:bottom w:val="none" w:sz="0" w:space="0" w:color="auto"/>
                    <w:right w:val="none" w:sz="0" w:space="0" w:color="auto"/>
                  </w:divBdr>
                </w:div>
                <w:div w:id="6867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5858">
      <w:bodyDiv w:val="1"/>
      <w:marLeft w:val="0"/>
      <w:marRight w:val="0"/>
      <w:marTop w:val="0"/>
      <w:marBottom w:val="0"/>
      <w:divBdr>
        <w:top w:val="none" w:sz="0" w:space="0" w:color="auto"/>
        <w:left w:val="none" w:sz="0" w:space="0" w:color="auto"/>
        <w:bottom w:val="none" w:sz="0" w:space="0" w:color="auto"/>
        <w:right w:val="none" w:sz="0" w:space="0" w:color="auto"/>
      </w:divBdr>
      <w:divsChild>
        <w:div w:id="1999071486">
          <w:marLeft w:val="0"/>
          <w:marRight w:val="0"/>
          <w:marTop w:val="0"/>
          <w:marBottom w:val="0"/>
          <w:divBdr>
            <w:top w:val="none" w:sz="0" w:space="0" w:color="auto"/>
            <w:left w:val="none" w:sz="0" w:space="0" w:color="auto"/>
            <w:bottom w:val="none" w:sz="0" w:space="0" w:color="auto"/>
            <w:right w:val="none" w:sz="0" w:space="0" w:color="auto"/>
          </w:divBdr>
          <w:divsChild>
            <w:div w:id="6049238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1763193">
      <w:bodyDiv w:val="1"/>
      <w:marLeft w:val="0"/>
      <w:marRight w:val="0"/>
      <w:marTop w:val="0"/>
      <w:marBottom w:val="0"/>
      <w:divBdr>
        <w:top w:val="none" w:sz="0" w:space="0" w:color="auto"/>
        <w:left w:val="none" w:sz="0" w:space="0" w:color="auto"/>
        <w:bottom w:val="none" w:sz="0" w:space="0" w:color="auto"/>
        <w:right w:val="none" w:sz="0" w:space="0" w:color="auto"/>
      </w:divBdr>
    </w:div>
    <w:div w:id="241909462">
      <w:bodyDiv w:val="1"/>
      <w:marLeft w:val="0"/>
      <w:marRight w:val="0"/>
      <w:marTop w:val="0"/>
      <w:marBottom w:val="0"/>
      <w:divBdr>
        <w:top w:val="none" w:sz="0" w:space="0" w:color="auto"/>
        <w:left w:val="none" w:sz="0" w:space="0" w:color="auto"/>
        <w:bottom w:val="none" w:sz="0" w:space="0" w:color="auto"/>
        <w:right w:val="none" w:sz="0" w:space="0" w:color="auto"/>
      </w:divBdr>
    </w:div>
    <w:div w:id="248928885">
      <w:bodyDiv w:val="1"/>
      <w:marLeft w:val="0"/>
      <w:marRight w:val="0"/>
      <w:marTop w:val="0"/>
      <w:marBottom w:val="0"/>
      <w:divBdr>
        <w:top w:val="none" w:sz="0" w:space="0" w:color="auto"/>
        <w:left w:val="none" w:sz="0" w:space="0" w:color="auto"/>
        <w:bottom w:val="none" w:sz="0" w:space="0" w:color="auto"/>
        <w:right w:val="none" w:sz="0" w:space="0" w:color="auto"/>
      </w:divBdr>
      <w:divsChild>
        <w:div w:id="1119565835">
          <w:marLeft w:val="634"/>
          <w:marRight w:val="0"/>
          <w:marTop w:val="0"/>
          <w:marBottom w:val="0"/>
          <w:divBdr>
            <w:top w:val="none" w:sz="0" w:space="0" w:color="auto"/>
            <w:left w:val="none" w:sz="0" w:space="0" w:color="auto"/>
            <w:bottom w:val="none" w:sz="0" w:space="0" w:color="auto"/>
            <w:right w:val="none" w:sz="0" w:space="0" w:color="auto"/>
          </w:divBdr>
        </w:div>
        <w:div w:id="1927614389">
          <w:marLeft w:val="634"/>
          <w:marRight w:val="0"/>
          <w:marTop w:val="0"/>
          <w:marBottom w:val="0"/>
          <w:divBdr>
            <w:top w:val="none" w:sz="0" w:space="0" w:color="auto"/>
            <w:left w:val="none" w:sz="0" w:space="0" w:color="auto"/>
            <w:bottom w:val="none" w:sz="0" w:space="0" w:color="auto"/>
            <w:right w:val="none" w:sz="0" w:space="0" w:color="auto"/>
          </w:divBdr>
        </w:div>
        <w:div w:id="1101219798">
          <w:marLeft w:val="634"/>
          <w:marRight w:val="0"/>
          <w:marTop w:val="0"/>
          <w:marBottom w:val="0"/>
          <w:divBdr>
            <w:top w:val="none" w:sz="0" w:space="0" w:color="auto"/>
            <w:left w:val="none" w:sz="0" w:space="0" w:color="auto"/>
            <w:bottom w:val="none" w:sz="0" w:space="0" w:color="auto"/>
            <w:right w:val="none" w:sz="0" w:space="0" w:color="auto"/>
          </w:divBdr>
        </w:div>
        <w:div w:id="1521165311">
          <w:marLeft w:val="634"/>
          <w:marRight w:val="0"/>
          <w:marTop w:val="0"/>
          <w:marBottom w:val="0"/>
          <w:divBdr>
            <w:top w:val="none" w:sz="0" w:space="0" w:color="auto"/>
            <w:left w:val="none" w:sz="0" w:space="0" w:color="auto"/>
            <w:bottom w:val="none" w:sz="0" w:space="0" w:color="auto"/>
            <w:right w:val="none" w:sz="0" w:space="0" w:color="auto"/>
          </w:divBdr>
        </w:div>
      </w:divsChild>
    </w:div>
    <w:div w:id="250089204">
      <w:bodyDiv w:val="1"/>
      <w:marLeft w:val="0"/>
      <w:marRight w:val="0"/>
      <w:marTop w:val="0"/>
      <w:marBottom w:val="0"/>
      <w:divBdr>
        <w:top w:val="none" w:sz="0" w:space="0" w:color="auto"/>
        <w:left w:val="none" w:sz="0" w:space="0" w:color="auto"/>
        <w:bottom w:val="none" w:sz="0" w:space="0" w:color="auto"/>
        <w:right w:val="none" w:sz="0" w:space="0" w:color="auto"/>
      </w:divBdr>
      <w:divsChild>
        <w:div w:id="2093744579">
          <w:marLeft w:val="0"/>
          <w:marRight w:val="0"/>
          <w:marTop w:val="0"/>
          <w:marBottom w:val="0"/>
          <w:divBdr>
            <w:top w:val="none" w:sz="0" w:space="0" w:color="auto"/>
            <w:left w:val="none" w:sz="0" w:space="0" w:color="auto"/>
            <w:bottom w:val="none" w:sz="0" w:space="0" w:color="auto"/>
            <w:right w:val="none" w:sz="0" w:space="0" w:color="auto"/>
          </w:divBdr>
        </w:div>
      </w:divsChild>
    </w:div>
    <w:div w:id="270361999">
      <w:bodyDiv w:val="1"/>
      <w:marLeft w:val="0"/>
      <w:marRight w:val="0"/>
      <w:marTop w:val="0"/>
      <w:marBottom w:val="0"/>
      <w:divBdr>
        <w:top w:val="none" w:sz="0" w:space="0" w:color="auto"/>
        <w:left w:val="none" w:sz="0" w:space="0" w:color="auto"/>
        <w:bottom w:val="none" w:sz="0" w:space="0" w:color="auto"/>
        <w:right w:val="none" w:sz="0" w:space="0" w:color="auto"/>
      </w:divBdr>
      <w:divsChild>
        <w:div w:id="76947989">
          <w:marLeft w:val="0"/>
          <w:marRight w:val="0"/>
          <w:marTop w:val="0"/>
          <w:marBottom w:val="0"/>
          <w:divBdr>
            <w:top w:val="none" w:sz="0" w:space="0" w:color="auto"/>
            <w:left w:val="none" w:sz="0" w:space="0" w:color="auto"/>
            <w:bottom w:val="none" w:sz="0" w:space="0" w:color="auto"/>
            <w:right w:val="none" w:sz="0" w:space="0" w:color="auto"/>
          </w:divBdr>
          <w:divsChild>
            <w:div w:id="314915004">
              <w:marLeft w:val="0"/>
              <w:marRight w:val="0"/>
              <w:marTop w:val="0"/>
              <w:marBottom w:val="0"/>
              <w:divBdr>
                <w:top w:val="none" w:sz="0" w:space="0" w:color="auto"/>
                <w:left w:val="none" w:sz="0" w:space="0" w:color="auto"/>
                <w:bottom w:val="none" w:sz="0" w:space="0" w:color="auto"/>
                <w:right w:val="none" w:sz="0" w:space="0" w:color="auto"/>
              </w:divBdr>
            </w:div>
            <w:div w:id="366180344">
              <w:marLeft w:val="0"/>
              <w:marRight w:val="0"/>
              <w:marTop w:val="0"/>
              <w:marBottom w:val="0"/>
              <w:divBdr>
                <w:top w:val="none" w:sz="0" w:space="0" w:color="auto"/>
                <w:left w:val="none" w:sz="0" w:space="0" w:color="auto"/>
                <w:bottom w:val="none" w:sz="0" w:space="0" w:color="auto"/>
                <w:right w:val="none" w:sz="0" w:space="0" w:color="auto"/>
              </w:divBdr>
            </w:div>
            <w:div w:id="401757381">
              <w:marLeft w:val="0"/>
              <w:marRight w:val="0"/>
              <w:marTop w:val="0"/>
              <w:marBottom w:val="0"/>
              <w:divBdr>
                <w:top w:val="none" w:sz="0" w:space="0" w:color="auto"/>
                <w:left w:val="none" w:sz="0" w:space="0" w:color="auto"/>
                <w:bottom w:val="none" w:sz="0" w:space="0" w:color="auto"/>
                <w:right w:val="none" w:sz="0" w:space="0" w:color="auto"/>
              </w:divBdr>
            </w:div>
            <w:div w:id="548416143">
              <w:marLeft w:val="0"/>
              <w:marRight w:val="0"/>
              <w:marTop w:val="0"/>
              <w:marBottom w:val="0"/>
              <w:divBdr>
                <w:top w:val="none" w:sz="0" w:space="0" w:color="auto"/>
                <w:left w:val="none" w:sz="0" w:space="0" w:color="auto"/>
                <w:bottom w:val="none" w:sz="0" w:space="0" w:color="auto"/>
                <w:right w:val="none" w:sz="0" w:space="0" w:color="auto"/>
              </w:divBdr>
            </w:div>
            <w:div w:id="802887106">
              <w:marLeft w:val="0"/>
              <w:marRight w:val="0"/>
              <w:marTop w:val="0"/>
              <w:marBottom w:val="0"/>
              <w:divBdr>
                <w:top w:val="none" w:sz="0" w:space="0" w:color="auto"/>
                <w:left w:val="none" w:sz="0" w:space="0" w:color="auto"/>
                <w:bottom w:val="none" w:sz="0" w:space="0" w:color="auto"/>
                <w:right w:val="none" w:sz="0" w:space="0" w:color="auto"/>
              </w:divBdr>
            </w:div>
            <w:div w:id="1190601280">
              <w:marLeft w:val="0"/>
              <w:marRight w:val="0"/>
              <w:marTop w:val="0"/>
              <w:marBottom w:val="0"/>
              <w:divBdr>
                <w:top w:val="none" w:sz="0" w:space="0" w:color="auto"/>
                <w:left w:val="none" w:sz="0" w:space="0" w:color="auto"/>
                <w:bottom w:val="none" w:sz="0" w:space="0" w:color="auto"/>
                <w:right w:val="none" w:sz="0" w:space="0" w:color="auto"/>
              </w:divBdr>
            </w:div>
            <w:div w:id="1342582955">
              <w:marLeft w:val="0"/>
              <w:marRight w:val="0"/>
              <w:marTop w:val="0"/>
              <w:marBottom w:val="0"/>
              <w:divBdr>
                <w:top w:val="none" w:sz="0" w:space="0" w:color="auto"/>
                <w:left w:val="none" w:sz="0" w:space="0" w:color="auto"/>
                <w:bottom w:val="none" w:sz="0" w:space="0" w:color="auto"/>
                <w:right w:val="none" w:sz="0" w:space="0" w:color="auto"/>
              </w:divBdr>
            </w:div>
            <w:div w:id="15047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2369">
      <w:bodyDiv w:val="1"/>
      <w:marLeft w:val="0"/>
      <w:marRight w:val="0"/>
      <w:marTop w:val="0"/>
      <w:marBottom w:val="0"/>
      <w:divBdr>
        <w:top w:val="none" w:sz="0" w:space="0" w:color="auto"/>
        <w:left w:val="none" w:sz="0" w:space="0" w:color="auto"/>
        <w:bottom w:val="none" w:sz="0" w:space="0" w:color="auto"/>
        <w:right w:val="none" w:sz="0" w:space="0" w:color="auto"/>
      </w:divBdr>
    </w:div>
    <w:div w:id="293412904">
      <w:bodyDiv w:val="1"/>
      <w:marLeft w:val="0"/>
      <w:marRight w:val="0"/>
      <w:marTop w:val="0"/>
      <w:marBottom w:val="0"/>
      <w:divBdr>
        <w:top w:val="none" w:sz="0" w:space="0" w:color="auto"/>
        <w:left w:val="none" w:sz="0" w:space="0" w:color="auto"/>
        <w:bottom w:val="none" w:sz="0" w:space="0" w:color="auto"/>
        <w:right w:val="none" w:sz="0" w:space="0" w:color="auto"/>
      </w:divBdr>
    </w:div>
    <w:div w:id="298271371">
      <w:bodyDiv w:val="1"/>
      <w:marLeft w:val="0"/>
      <w:marRight w:val="0"/>
      <w:marTop w:val="0"/>
      <w:marBottom w:val="0"/>
      <w:divBdr>
        <w:top w:val="none" w:sz="0" w:space="0" w:color="auto"/>
        <w:left w:val="none" w:sz="0" w:space="0" w:color="auto"/>
        <w:bottom w:val="none" w:sz="0" w:space="0" w:color="auto"/>
        <w:right w:val="none" w:sz="0" w:space="0" w:color="auto"/>
      </w:divBdr>
      <w:divsChild>
        <w:div w:id="509682217">
          <w:marLeft w:val="835"/>
          <w:marRight w:val="0"/>
          <w:marTop w:val="0"/>
          <w:marBottom w:val="120"/>
          <w:divBdr>
            <w:top w:val="none" w:sz="0" w:space="0" w:color="auto"/>
            <w:left w:val="none" w:sz="0" w:space="0" w:color="auto"/>
            <w:bottom w:val="none" w:sz="0" w:space="0" w:color="auto"/>
            <w:right w:val="none" w:sz="0" w:space="0" w:color="auto"/>
          </w:divBdr>
        </w:div>
      </w:divsChild>
    </w:div>
    <w:div w:id="318968001">
      <w:bodyDiv w:val="1"/>
      <w:marLeft w:val="0"/>
      <w:marRight w:val="0"/>
      <w:marTop w:val="0"/>
      <w:marBottom w:val="0"/>
      <w:divBdr>
        <w:top w:val="none" w:sz="0" w:space="0" w:color="auto"/>
        <w:left w:val="none" w:sz="0" w:space="0" w:color="auto"/>
        <w:bottom w:val="none" w:sz="0" w:space="0" w:color="auto"/>
        <w:right w:val="none" w:sz="0" w:space="0" w:color="auto"/>
      </w:divBdr>
    </w:div>
    <w:div w:id="324171274">
      <w:bodyDiv w:val="1"/>
      <w:marLeft w:val="0"/>
      <w:marRight w:val="0"/>
      <w:marTop w:val="0"/>
      <w:marBottom w:val="0"/>
      <w:divBdr>
        <w:top w:val="none" w:sz="0" w:space="0" w:color="auto"/>
        <w:left w:val="none" w:sz="0" w:space="0" w:color="auto"/>
        <w:bottom w:val="none" w:sz="0" w:space="0" w:color="auto"/>
        <w:right w:val="none" w:sz="0" w:space="0" w:color="auto"/>
      </w:divBdr>
    </w:div>
    <w:div w:id="326908024">
      <w:bodyDiv w:val="1"/>
      <w:marLeft w:val="0"/>
      <w:marRight w:val="0"/>
      <w:marTop w:val="0"/>
      <w:marBottom w:val="0"/>
      <w:divBdr>
        <w:top w:val="none" w:sz="0" w:space="0" w:color="auto"/>
        <w:left w:val="none" w:sz="0" w:space="0" w:color="auto"/>
        <w:bottom w:val="none" w:sz="0" w:space="0" w:color="auto"/>
        <w:right w:val="none" w:sz="0" w:space="0" w:color="auto"/>
      </w:divBdr>
    </w:div>
    <w:div w:id="340474053">
      <w:bodyDiv w:val="1"/>
      <w:marLeft w:val="0"/>
      <w:marRight w:val="0"/>
      <w:marTop w:val="0"/>
      <w:marBottom w:val="0"/>
      <w:divBdr>
        <w:top w:val="none" w:sz="0" w:space="0" w:color="auto"/>
        <w:left w:val="none" w:sz="0" w:space="0" w:color="auto"/>
        <w:bottom w:val="none" w:sz="0" w:space="0" w:color="auto"/>
        <w:right w:val="none" w:sz="0" w:space="0" w:color="auto"/>
      </w:divBdr>
    </w:div>
    <w:div w:id="351883790">
      <w:bodyDiv w:val="1"/>
      <w:marLeft w:val="0"/>
      <w:marRight w:val="0"/>
      <w:marTop w:val="0"/>
      <w:marBottom w:val="0"/>
      <w:divBdr>
        <w:top w:val="none" w:sz="0" w:space="0" w:color="auto"/>
        <w:left w:val="none" w:sz="0" w:space="0" w:color="auto"/>
        <w:bottom w:val="none" w:sz="0" w:space="0" w:color="auto"/>
        <w:right w:val="none" w:sz="0" w:space="0" w:color="auto"/>
      </w:divBdr>
      <w:divsChild>
        <w:div w:id="581068652">
          <w:marLeft w:val="1166"/>
          <w:marRight w:val="0"/>
          <w:marTop w:val="0"/>
          <w:marBottom w:val="0"/>
          <w:divBdr>
            <w:top w:val="none" w:sz="0" w:space="0" w:color="auto"/>
            <w:left w:val="none" w:sz="0" w:space="0" w:color="auto"/>
            <w:bottom w:val="none" w:sz="0" w:space="0" w:color="auto"/>
            <w:right w:val="none" w:sz="0" w:space="0" w:color="auto"/>
          </w:divBdr>
        </w:div>
        <w:div w:id="1070268636">
          <w:marLeft w:val="1166"/>
          <w:marRight w:val="0"/>
          <w:marTop w:val="0"/>
          <w:marBottom w:val="0"/>
          <w:divBdr>
            <w:top w:val="none" w:sz="0" w:space="0" w:color="auto"/>
            <w:left w:val="none" w:sz="0" w:space="0" w:color="auto"/>
            <w:bottom w:val="none" w:sz="0" w:space="0" w:color="auto"/>
            <w:right w:val="none" w:sz="0" w:space="0" w:color="auto"/>
          </w:divBdr>
        </w:div>
        <w:div w:id="1286617074">
          <w:marLeft w:val="1166"/>
          <w:marRight w:val="0"/>
          <w:marTop w:val="0"/>
          <w:marBottom w:val="0"/>
          <w:divBdr>
            <w:top w:val="none" w:sz="0" w:space="0" w:color="auto"/>
            <w:left w:val="none" w:sz="0" w:space="0" w:color="auto"/>
            <w:bottom w:val="none" w:sz="0" w:space="0" w:color="auto"/>
            <w:right w:val="none" w:sz="0" w:space="0" w:color="auto"/>
          </w:divBdr>
        </w:div>
        <w:div w:id="1863780530">
          <w:marLeft w:val="1166"/>
          <w:marRight w:val="0"/>
          <w:marTop w:val="0"/>
          <w:marBottom w:val="0"/>
          <w:divBdr>
            <w:top w:val="none" w:sz="0" w:space="0" w:color="auto"/>
            <w:left w:val="none" w:sz="0" w:space="0" w:color="auto"/>
            <w:bottom w:val="none" w:sz="0" w:space="0" w:color="auto"/>
            <w:right w:val="none" w:sz="0" w:space="0" w:color="auto"/>
          </w:divBdr>
        </w:div>
        <w:div w:id="1883320592">
          <w:marLeft w:val="1166"/>
          <w:marRight w:val="0"/>
          <w:marTop w:val="0"/>
          <w:marBottom w:val="0"/>
          <w:divBdr>
            <w:top w:val="none" w:sz="0" w:space="0" w:color="auto"/>
            <w:left w:val="none" w:sz="0" w:space="0" w:color="auto"/>
            <w:bottom w:val="none" w:sz="0" w:space="0" w:color="auto"/>
            <w:right w:val="none" w:sz="0" w:space="0" w:color="auto"/>
          </w:divBdr>
        </w:div>
      </w:divsChild>
    </w:div>
    <w:div w:id="357778432">
      <w:bodyDiv w:val="1"/>
      <w:marLeft w:val="0"/>
      <w:marRight w:val="0"/>
      <w:marTop w:val="0"/>
      <w:marBottom w:val="0"/>
      <w:divBdr>
        <w:top w:val="none" w:sz="0" w:space="0" w:color="auto"/>
        <w:left w:val="none" w:sz="0" w:space="0" w:color="auto"/>
        <w:bottom w:val="none" w:sz="0" w:space="0" w:color="auto"/>
        <w:right w:val="none" w:sz="0" w:space="0" w:color="auto"/>
      </w:divBdr>
    </w:div>
    <w:div w:id="369648170">
      <w:bodyDiv w:val="1"/>
      <w:marLeft w:val="0"/>
      <w:marRight w:val="0"/>
      <w:marTop w:val="0"/>
      <w:marBottom w:val="0"/>
      <w:divBdr>
        <w:top w:val="none" w:sz="0" w:space="0" w:color="auto"/>
        <w:left w:val="none" w:sz="0" w:space="0" w:color="auto"/>
        <w:bottom w:val="none" w:sz="0" w:space="0" w:color="auto"/>
        <w:right w:val="none" w:sz="0" w:space="0" w:color="auto"/>
      </w:divBdr>
    </w:div>
    <w:div w:id="390925390">
      <w:bodyDiv w:val="1"/>
      <w:marLeft w:val="0"/>
      <w:marRight w:val="0"/>
      <w:marTop w:val="0"/>
      <w:marBottom w:val="0"/>
      <w:divBdr>
        <w:top w:val="none" w:sz="0" w:space="0" w:color="auto"/>
        <w:left w:val="none" w:sz="0" w:space="0" w:color="auto"/>
        <w:bottom w:val="none" w:sz="0" w:space="0" w:color="auto"/>
        <w:right w:val="none" w:sz="0" w:space="0" w:color="auto"/>
      </w:divBdr>
      <w:divsChild>
        <w:div w:id="1441072429">
          <w:marLeft w:val="0"/>
          <w:marRight w:val="0"/>
          <w:marTop w:val="0"/>
          <w:marBottom w:val="0"/>
          <w:divBdr>
            <w:top w:val="none" w:sz="0" w:space="0" w:color="auto"/>
            <w:left w:val="none" w:sz="0" w:space="0" w:color="auto"/>
            <w:bottom w:val="none" w:sz="0" w:space="0" w:color="auto"/>
            <w:right w:val="none" w:sz="0" w:space="0" w:color="auto"/>
          </w:divBdr>
          <w:divsChild>
            <w:div w:id="865021787">
              <w:marLeft w:val="0"/>
              <w:marRight w:val="0"/>
              <w:marTop w:val="0"/>
              <w:marBottom w:val="0"/>
              <w:divBdr>
                <w:top w:val="none" w:sz="0" w:space="0" w:color="auto"/>
                <w:left w:val="none" w:sz="0" w:space="0" w:color="auto"/>
                <w:bottom w:val="none" w:sz="0" w:space="0" w:color="auto"/>
                <w:right w:val="none" w:sz="0" w:space="0" w:color="auto"/>
              </w:divBdr>
              <w:divsChild>
                <w:div w:id="605231211">
                  <w:marLeft w:val="0"/>
                  <w:marRight w:val="0"/>
                  <w:marTop w:val="0"/>
                  <w:marBottom w:val="0"/>
                  <w:divBdr>
                    <w:top w:val="none" w:sz="0" w:space="0" w:color="auto"/>
                    <w:left w:val="none" w:sz="0" w:space="0" w:color="auto"/>
                    <w:bottom w:val="none" w:sz="0" w:space="0" w:color="auto"/>
                    <w:right w:val="none" w:sz="0" w:space="0" w:color="auto"/>
                  </w:divBdr>
                </w:div>
                <w:div w:id="12782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249339">
      <w:bodyDiv w:val="1"/>
      <w:marLeft w:val="0"/>
      <w:marRight w:val="0"/>
      <w:marTop w:val="0"/>
      <w:marBottom w:val="0"/>
      <w:divBdr>
        <w:top w:val="none" w:sz="0" w:space="0" w:color="auto"/>
        <w:left w:val="none" w:sz="0" w:space="0" w:color="auto"/>
        <w:bottom w:val="none" w:sz="0" w:space="0" w:color="auto"/>
        <w:right w:val="none" w:sz="0" w:space="0" w:color="auto"/>
      </w:divBdr>
    </w:div>
    <w:div w:id="423383934">
      <w:bodyDiv w:val="1"/>
      <w:marLeft w:val="0"/>
      <w:marRight w:val="0"/>
      <w:marTop w:val="0"/>
      <w:marBottom w:val="0"/>
      <w:divBdr>
        <w:top w:val="none" w:sz="0" w:space="0" w:color="auto"/>
        <w:left w:val="none" w:sz="0" w:space="0" w:color="auto"/>
        <w:bottom w:val="none" w:sz="0" w:space="0" w:color="auto"/>
        <w:right w:val="none" w:sz="0" w:space="0" w:color="auto"/>
      </w:divBdr>
      <w:divsChild>
        <w:div w:id="102262461">
          <w:marLeft w:val="835"/>
          <w:marRight w:val="0"/>
          <w:marTop w:val="0"/>
          <w:marBottom w:val="120"/>
          <w:divBdr>
            <w:top w:val="none" w:sz="0" w:space="0" w:color="auto"/>
            <w:left w:val="none" w:sz="0" w:space="0" w:color="auto"/>
            <w:bottom w:val="none" w:sz="0" w:space="0" w:color="auto"/>
            <w:right w:val="none" w:sz="0" w:space="0" w:color="auto"/>
          </w:divBdr>
        </w:div>
        <w:div w:id="1459833001">
          <w:marLeft w:val="274"/>
          <w:marRight w:val="0"/>
          <w:marTop w:val="360"/>
          <w:marBottom w:val="120"/>
          <w:divBdr>
            <w:top w:val="none" w:sz="0" w:space="0" w:color="auto"/>
            <w:left w:val="none" w:sz="0" w:space="0" w:color="auto"/>
            <w:bottom w:val="none" w:sz="0" w:space="0" w:color="auto"/>
            <w:right w:val="none" w:sz="0" w:space="0" w:color="auto"/>
          </w:divBdr>
        </w:div>
        <w:div w:id="1478034503">
          <w:marLeft w:val="835"/>
          <w:marRight w:val="0"/>
          <w:marTop w:val="0"/>
          <w:marBottom w:val="120"/>
          <w:divBdr>
            <w:top w:val="none" w:sz="0" w:space="0" w:color="auto"/>
            <w:left w:val="none" w:sz="0" w:space="0" w:color="auto"/>
            <w:bottom w:val="none" w:sz="0" w:space="0" w:color="auto"/>
            <w:right w:val="none" w:sz="0" w:space="0" w:color="auto"/>
          </w:divBdr>
        </w:div>
        <w:div w:id="1518542516">
          <w:marLeft w:val="835"/>
          <w:marRight w:val="0"/>
          <w:marTop w:val="0"/>
          <w:marBottom w:val="120"/>
          <w:divBdr>
            <w:top w:val="none" w:sz="0" w:space="0" w:color="auto"/>
            <w:left w:val="none" w:sz="0" w:space="0" w:color="auto"/>
            <w:bottom w:val="none" w:sz="0" w:space="0" w:color="auto"/>
            <w:right w:val="none" w:sz="0" w:space="0" w:color="auto"/>
          </w:divBdr>
        </w:div>
        <w:div w:id="1777867138">
          <w:marLeft w:val="1426"/>
          <w:marRight w:val="0"/>
          <w:marTop w:val="0"/>
          <w:marBottom w:val="60"/>
          <w:divBdr>
            <w:top w:val="none" w:sz="0" w:space="0" w:color="auto"/>
            <w:left w:val="none" w:sz="0" w:space="0" w:color="auto"/>
            <w:bottom w:val="none" w:sz="0" w:space="0" w:color="auto"/>
            <w:right w:val="none" w:sz="0" w:space="0" w:color="auto"/>
          </w:divBdr>
        </w:div>
        <w:div w:id="1919509844">
          <w:marLeft w:val="274"/>
          <w:marRight w:val="0"/>
          <w:marTop w:val="360"/>
          <w:marBottom w:val="120"/>
          <w:divBdr>
            <w:top w:val="none" w:sz="0" w:space="0" w:color="auto"/>
            <w:left w:val="none" w:sz="0" w:space="0" w:color="auto"/>
            <w:bottom w:val="none" w:sz="0" w:space="0" w:color="auto"/>
            <w:right w:val="none" w:sz="0" w:space="0" w:color="auto"/>
          </w:divBdr>
        </w:div>
        <w:div w:id="2144078117">
          <w:marLeft w:val="1426"/>
          <w:marRight w:val="0"/>
          <w:marTop w:val="0"/>
          <w:marBottom w:val="60"/>
          <w:divBdr>
            <w:top w:val="none" w:sz="0" w:space="0" w:color="auto"/>
            <w:left w:val="none" w:sz="0" w:space="0" w:color="auto"/>
            <w:bottom w:val="none" w:sz="0" w:space="0" w:color="auto"/>
            <w:right w:val="none" w:sz="0" w:space="0" w:color="auto"/>
          </w:divBdr>
        </w:div>
      </w:divsChild>
    </w:div>
    <w:div w:id="430125566">
      <w:bodyDiv w:val="1"/>
      <w:marLeft w:val="0"/>
      <w:marRight w:val="0"/>
      <w:marTop w:val="0"/>
      <w:marBottom w:val="0"/>
      <w:divBdr>
        <w:top w:val="none" w:sz="0" w:space="0" w:color="auto"/>
        <w:left w:val="none" w:sz="0" w:space="0" w:color="auto"/>
        <w:bottom w:val="none" w:sz="0" w:space="0" w:color="auto"/>
        <w:right w:val="none" w:sz="0" w:space="0" w:color="auto"/>
      </w:divBdr>
    </w:div>
    <w:div w:id="441460701">
      <w:bodyDiv w:val="1"/>
      <w:marLeft w:val="0"/>
      <w:marRight w:val="0"/>
      <w:marTop w:val="0"/>
      <w:marBottom w:val="0"/>
      <w:divBdr>
        <w:top w:val="none" w:sz="0" w:space="0" w:color="auto"/>
        <w:left w:val="none" w:sz="0" w:space="0" w:color="auto"/>
        <w:bottom w:val="none" w:sz="0" w:space="0" w:color="auto"/>
        <w:right w:val="none" w:sz="0" w:space="0" w:color="auto"/>
      </w:divBdr>
      <w:divsChild>
        <w:div w:id="3822461">
          <w:marLeft w:val="994"/>
          <w:marRight w:val="0"/>
          <w:marTop w:val="0"/>
          <w:marBottom w:val="0"/>
          <w:divBdr>
            <w:top w:val="none" w:sz="0" w:space="0" w:color="auto"/>
            <w:left w:val="none" w:sz="0" w:space="0" w:color="auto"/>
            <w:bottom w:val="none" w:sz="0" w:space="0" w:color="auto"/>
            <w:right w:val="none" w:sz="0" w:space="0" w:color="auto"/>
          </w:divBdr>
        </w:div>
        <w:div w:id="18312593">
          <w:marLeft w:val="994"/>
          <w:marRight w:val="0"/>
          <w:marTop w:val="0"/>
          <w:marBottom w:val="0"/>
          <w:divBdr>
            <w:top w:val="none" w:sz="0" w:space="0" w:color="auto"/>
            <w:left w:val="none" w:sz="0" w:space="0" w:color="auto"/>
            <w:bottom w:val="none" w:sz="0" w:space="0" w:color="auto"/>
            <w:right w:val="none" w:sz="0" w:space="0" w:color="auto"/>
          </w:divBdr>
        </w:div>
        <w:div w:id="92478216">
          <w:marLeft w:val="994"/>
          <w:marRight w:val="0"/>
          <w:marTop w:val="0"/>
          <w:marBottom w:val="0"/>
          <w:divBdr>
            <w:top w:val="none" w:sz="0" w:space="0" w:color="auto"/>
            <w:left w:val="none" w:sz="0" w:space="0" w:color="auto"/>
            <w:bottom w:val="none" w:sz="0" w:space="0" w:color="auto"/>
            <w:right w:val="none" w:sz="0" w:space="0" w:color="auto"/>
          </w:divBdr>
        </w:div>
        <w:div w:id="143857150">
          <w:marLeft w:val="994"/>
          <w:marRight w:val="0"/>
          <w:marTop w:val="0"/>
          <w:marBottom w:val="0"/>
          <w:divBdr>
            <w:top w:val="none" w:sz="0" w:space="0" w:color="auto"/>
            <w:left w:val="none" w:sz="0" w:space="0" w:color="auto"/>
            <w:bottom w:val="none" w:sz="0" w:space="0" w:color="auto"/>
            <w:right w:val="none" w:sz="0" w:space="0" w:color="auto"/>
          </w:divBdr>
        </w:div>
        <w:div w:id="268122788">
          <w:marLeft w:val="994"/>
          <w:marRight w:val="0"/>
          <w:marTop w:val="0"/>
          <w:marBottom w:val="0"/>
          <w:divBdr>
            <w:top w:val="none" w:sz="0" w:space="0" w:color="auto"/>
            <w:left w:val="none" w:sz="0" w:space="0" w:color="auto"/>
            <w:bottom w:val="none" w:sz="0" w:space="0" w:color="auto"/>
            <w:right w:val="none" w:sz="0" w:space="0" w:color="auto"/>
          </w:divBdr>
        </w:div>
        <w:div w:id="343017693">
          <w:marLeft w:val="994"/>
          <w:marRight w:val="0"/>
          <w:marTop w:val="0"/>
          <w:marBottom w:val="0"/>
          <w:divBdr>
            <w:top w:val="none" w:sz="0" w:space="0" w:color="auto"/>
            <w:left w:val="none" w:sz="0" w:space="0" w:color="auto"/>
            <w:bottom w:val="none" w:sz="0" w:space="0" w:color="auto"/>
            <w:right w:val="none" w:sz="0" w:space="0" w:color="auto"/>
          </w:divBdr>
        </w:div>
        <w:div w:id="747456390">
          <w:marLeft w:val="994"/>
          <w:marRight w:val="0"/>
          <w:marTop w:val="0"/>
          <w:marBottom w:val="0"/>
          <w:divBdr>
            <w:top w:val="none" w:sz="0" w:space="0" w:color="auto"/>
            <w:left w:val="none" w:sz="0" w:space="0" w:color="auto"/>
            <w:bottom w:val="none" w:sz="0" w:space="0" w:color="auto"/>
            <w:right w:val="none" w:sz="0" w:space="0" w:color="auto"/>
          </w:divBdr>
        </w:div>
        <w:div w:id="1241212633">
          <w:marLeft w:val="994"/>
          <w:marRight w:val="0"/>
          <w:marTop w:val="0"/>
          <w:marBottom w:val="0"/>
          <w:divBdr>
            <w:top w:val="none" w:sz="0" w:space="0" w:color="auto"/>
            <w:left w:val="none" w:sz="0" w:space="0" w:color="auto"/>
            <w:bottom w:val="none" w:sz="0" w:space="0" w:color="auto"/>
            <w:right w:val="none" w:sz="0" w:space="0" w:color="auto"/>
          </w:divBdr>
        </w:div>
        <w:div w:id="1301693324">
          <w:marLeft w:val="994"/>
          <w:marRight w:val="0"/>
          <w:marTop w:val="0"/>
          <w:marBottom w:val="0"/>
          <w:divBdr>
            <w:top w:val="none" w:sz="0" w:space="0" w:color="auto"/>
            <w:left w:val="none" w:sz="0" w:space="0" w:color="auto"/>
            <w:bottom w:val="none" w:sz="0" w:space="0" w:color="auto"/>
            <w:right w:val="none" w:sz="0" w:space="0" w:color="auto"/>
          </w:divBdr>
        </w:div>
        <w:div w:id="1540433783">
          <w:marLeft w:val="994"/>
          <w:marRight w:val="0"/>
          <w:marTop w:val="0"/>
          <w:marBottom w:val="0"/>
          <w:divBdr>
            <w:top w:val="none" w:sz="0" w:space="0" w:color="auto"/>
            <w:left w:val="none" w:sz="0" w:space="0" w:color="auto"/>
            <w:bottom w:val="none" w:sz="0" w:space="0" w:color="auto"/>
            <w:right w:val="none" w:sz="0" w:space="0" w:color="auto"/>
          </w:divBdr>
        </w:div>
        <w:div w:id="1891842283">
          <w:marLeft w:val="994"/>
          <w:marRight w:val="0"/>
          <w:marTop w:val="0"/>
          <w:marBottom w:val="0"/>
          <w:divBdr>
            <w:top w:val="none" w:sz="0" w:space="0" w:color="auto"/>
            <w:left w:val="none" w:sz="0" w:space="0" w:color="auto"/>
            <w:bottom w:val="none" w:sz="0" w:space="0" w:color="auto"/>
            <w:right w:val="none" w:sz="0" w:space="0" w:color="auto"/>
          </w:divBdr>
        </w:div>
      </w:divsChild>
    </w:div>
    <w:div w:id="443967411">
      <w:bodyDiv w:val="1"/>
      <w:marLeft w:val="0"/>
      <w:marRight w:val="0"/>
      <w:marTop w:val="0"/>
      <w:marBottom w:val="0"/>
      <w:divBdr>
        <w:top w:val="none" w:sz="0" w:space="0" w:color="auto"/>
        <w:left w:val="none" w:sz="0" w:space="0" w:color="auto"/>
        <w:bottom w:val="none" w:sz="0" w:space="0" w:color="auto"/>
        <w:right w:val="none" w:sz="0" w:space="0" w:color="auto"/>
      </w:divBdr>
    </w:div>
    <w:div w:id="469054492">
      <w:bodyDiv w:val="1"/>
      <w:marLeft w:val="0"/>
      <w:marRight w:val="0"/>
      <w:marTop w:val="0"/>
      <w:marBottom w:val="0"/>
      <w:divBdr>
        <w:top w:val="none" w:sz="0" w:space="0" w:color="auto"/>
        <w:left w:val="none" w:sz="0" w:space="0" w:color="auto"/>
        <w:bottom w:val="none" w:sz="0" w:space="0" w:color="auto"/>
        <w:right w:val="none" w:sz="0" w:space="0" w:color="auto"/>
      </w:divBdr>
    </w:div>
    <w:div w:id="478423900">
      <w:bodyDiv w:val="1"/>
      <w:marLeft w:val="0"/>
      <w:marRight w:val="0"/>
      <w:marTop w:val="0"/>
      <w:marBottom w:val="0"/>
      <w:divBdr>
        <w:top w:val="none" w:sz="0" w:space="0" w:color="auto"/>
        <w:left w:val="none" w:sz="0" w:space="0" w:color="auto"/>
        <w:bottom w:val="none" w:sz="0" w:space="0" w:color="auto"/>
        <w:right w:val="none" w:sz="0" w:space="0" w:color="auto"/>
      </w:divBdr>
    </w:div>
    <w:div w:id="521095369">
      <w:bodyDiv w:val="1"/>
      <w:marLeft w:val="0"/>
      <w:marRight w:val="0"/>
      <w:marTop w:val="0"/>
      <w:marBottom w:val="0"/>
      <w:divBdr>
        <w:top w:val="none" w:sz="0" w:space="0" w:color="auto"/>
        <w:left w:val="none" w:sz="0" w:space="0" w:color="auto"/>
        <w:bottom w:val="none" w:sz="0" w:space="0" w:color="auto"/>
        <w:right w:val="none" w:sz="0" w:space="0" w:color="auto"/>
      </w:divBdr>
    </w:div>
    <w:div w:id="547569373">
      <w:bodyDiv w:val="1"/>
      <w:marLeft w:val="0"/>
      <w:marRight w:val="0"/>
      <w:marTop w:val="0"/>
      <w:marBottom w:val="0"/>
      <w:divBdr>
        <w:top w:val="none" w:sz="0" w:space="0" w:color="auto"/>
        <w:left w:val="none" w:sz="0" w:space="0" w:color="auto"/>
        <w:bottom w:val="none" w:sz="0" w:space="0" w:color="auto"/>
        <w:right w:val="none" w:sz="0" w:space="0" w:color="auto"/>
      </w:divBdr>
    </w:div>
    <w:div w:id="582842480">
      <w:bodyDiv w:val="1"/>
      <w:marLeft w:val="0"/>
      <w:marRight w:val="0"/>
      <w:marTop w:val="0"/>
      <w:marBottom w:val="0"/>
      <w:divBdr>
        <w:top w:val="none" w:sz="0" w:space="0" w:color="auto"/>
        <w:left w:val="none" w:sz="0" w:space="0" w:color="auto"/>
        <w:bottom w:val="none" w:sz="0" w:space="0" w:color="auto"/>
        <w:right w:val="none" w:sz="0" w:space="0" w:color="auto"/>
      </w:divBdr>
      <w:divsChild>
        <w:div w:id="1526209946">
          <w:marLeft w:val="0"/>
          <w:marRight w:val="0"/>
          <w:marTop w:val="0"/>
          <w:marBottom w:val="0"/>
          <w:divBdr>
            <w:top w:val="none" w:sz="0" w:space="0" w:color="auto"/>
            <w:left w:val="none" w:sz="0" w:space="0" w:color="auto"/>
            <w:bottom w:val="none" w:sz="0" w:space="0" w:color="auto"/>
            <w:right w:val="none" w:sz="0" w:space="0" w:color="auto"/>
          </w:divBdr>
        </w:div>
      </w:divsChild>
    </w:div>
    <w:div w:id="586111184">
      <w:bodyDiv w:val="1"/>
      <w:marLeft w:val="0"/>
      <w:marRight w:val="0"/>
      <w:marTop w:val="0"/>
      <w:marBottom w:val="0"/>
      <w:divBdr>
        <w:top w:val="none" w:sz="0" w:space="0" w:color="auto"/>
        <w:left w:val="none" w:sz="0" w:space="0" w:color="auto"/>
        <w:bottom w:val="none" w:sz="0" w:space="0" w:color="auto"/>
        <w:right w:val="none" w:sz="0" w:space="0" w:color="auto"/>
      </w:divBdr>
    </w:div>
    <w:div w:id="589974699">
      <w:bodyDiv w:val="1"/>
      <w:marLeft w:val="0"/>
      <w:marRight w:val="0"/>
      <w:marTop w:val="0"/>
      <w:marBottom w:val="0"/>
      <w:divBdr>
        <w:top w:val="none" w:sz="0" w:space="0" w:color="auto"/>
        <w:left w:val="none" w:sz="0" w:space="0" w:color="auto"/>
        <w:bottom w:val="none" w:sz="0" w:space="0" w:color="auto"/>
        <w:right w:val="none" w:sz="0" w:space="0" w:color="auto"/>
      </w:divBdr>
      <w:divsChild>
        <w:div w:id="1950504320">
          <w:marLeft w:val="274"/>
          <w:marRight w:val="0"/>
          <w:marTop w:val="360"/>
          <w:marBottom w:val="120"/>
          <w:divBdr>
            <w:top w:val="none" w:sz="0" w:space="0" w:color="auto"/>
            <w:left w:val="none" w:sz="0" w:space="0" w:color="auto"/>
            <w:bottom w:val="none" w:sz="0" w:space="0" w:color="auto"/>
            <w:right w:val="none" w:sz="0" w:space="0" w:color="auto"/>
          </w:divBdr>
        </w:div>
      </w:divsChild>
    </w:div>
    <w:div w:id="597762331">
      <w:bodyDiv w:val="1"/>
      <w:marLeft w:val="0"/>
      <w:marRight w:val="0"/>
      <w:marTop w:val="0"/>
      <w:marBottom w:val="0"/>
      <w:divBdr>
        <w:top w:val="none" w:sz="0" w:space="0" w:color="auto"/>
        <w:left w:val="none" w:sz="0" w:space="0" w:color="auto"/>
        <w:bottom w:val="none" w:sz="0" w:space="0" w:color="auto"/>
        <w:right w:val="none" w:sz="0" w:space="0" w:color="auto"/>
      </w:divBdr>
    </w:div>
    <w:div w:id="604271273">
      <w:bodyDiv w:val="1"/>
      <w:marLeft w:val="0"/>
      <w:marRight w:val="0"/>
      <w:marTop w:val="0"/>
      <w:marBottom w:val="0"/>
      <w:divBdr>
        <w:top w:val="none" w:sz="0" w:space="0" w:color="auto"/>
        <w:left w:val="none" w:sz="0" w:space="0" w:color="auto"/>
        <w:bottom w:val="none" w:sz="0" w:space="0" w:color="auto"/>
        <w:right w:val="none" w:sz="0" w:space="0" w:color="auto"/>
      </w:divBdr>
      <w:divsChild>
        <w:div w:id="1004892426">
          <w:marLeft w:val="4590"/>
          <w:marRight w:val="0"/>
          <w:marTop w:val="0"/>
          <w:marBottom w:val="0"/>
          <w:divBdr>
            <w:top w:val="none" w:sz="0" w:space="0" w:color="auto"/>
            <w:left w:val="none" w:sz="0" w:space="0" w:color="auto"/>
            <w:bottom w:val="none" w:sz="0" w:space="0" w:color="auto"/>
            <w:right w:val="none" w:sz="0" w:space="0" w:color="auto"/>
          </w:divBdr>
          <w:divsChild>
            <w:div w:id="1714236070">
              <w:marLeft w:val="150"/>
              <w:marRight w:val="150"/>
              <w:marTop w:val="150"/>
              <w:marBottom w:val="0"/>
              <w:divBdr>
                <w:top w:val="none" w:sz="0" w:space="0" w:color="auto"/>
                <w:left w:val="none" w:sz="0" w:space="0" w:color="auto"/>
                <w:bottom w:val="none" w:sz="0" w:space="0" w:color="auto"/>
                <w:right w:val="none" w:sz="0" w:space="0" w:color="auto"/>
              </w:divBdr>
              <w:divsChild>
                <w:div w:id="5622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6349">
      <w:bodyDiv w:val="1"/>
      <w:marLeft w:val="0"/>
      <w:marRight w:val="0"/>
      <w:marTop w:val="0"/>
      <w:marBottom w:val="0"/>
      <w:divBdr>
        <w:top w:val="none" w:sz="0" w:space="0" w:color="auto"/>
        <w:left w:val="none" w:sz="0" w:space="0" w:color="auto"/>
        <w:bottom w:val="none" w:sz="0" w:space="0" w:color="auto"/>
        <w:right w:val="none" w:sz="0" w:space="0" w:color="auto"/>
      </w:divBdr>
    </w:div>
    <w:div w:id="657541191">
      <w:bodyDiv w:val="1"/>
      <w:marLeft w:val="0"/>
      <w:marRight w:val="0"/>
      <w:marTop w:val="0"/>
      <w:marBottom w:val="0"/>
      <w:divBdr>
        <w:top w:val="none" w:sz="0" w:space="0" w:color="auto"/>
        <w:left w:val="none" w:sz="0" w:space="0" w:color="auto"/>
        <w:bottom w:val="none" w:sz="0" w:space="0" w:color="auto"/>
        <w:right w:val="none" w:sz="0" w:space="0" w:color="auto"/>
      </w:divBdr>
    </w:div>
    <w:div w:id="657730097">
      <w:bodyDiv w:val="1"/>
      <w:marLeft w:val="0"/>
      <w:marRight w:val="0"/>
      <w:marTop w:val="0"/>
      <w:marBottom w:val="0"/>
      <w:divBdr>
        <w:top w:val="none" w:sz="0" w:space="0" w:color="auto"/>
        <w:left w:val="none" w:sz="0" w:space="0" w:color="auto"/>
        <w:bottom w:val="none" w:sz="0" w:space="0" w:color="auto"/>
        <w:right w:val="none" w:sz="0" w:space="0" w:color="auto"/>
      </w:divBdr>
      <w:divsChild>
        <w:div w:id="232662785">
          <w:marLeft w:val="1166"/>
          <w:marRight w:val="0"/>
          <w:marTop w:val="0"/>
          <w:marBottom w:val="0"/>
          <w:divBdr>
            <w:top w:val="none" w:sz="0" w:space="0" w:color="auto"/>
            <w:left w:val="none" w:sz="0" w:space="0" w:color="auto"/>
            <w:bottom w:val="none" w:sz="0" w:space="0" w:color="auto"/>
            <w:right w:val="none" w:sz="0" w:space="0" w:color="auto"/>
          </w:divBdr>
        </w:div>
        <w:div w:id="298074027">
          <w:marLeft w:val="446"/>
          <w:marRight w:val="0"/>
          <w:marTop w:val="0"/>
          <w:marBottom w:val="0"/>
          <w:divBdr>
            <w:top w:val="none" w:sz="0" w:space="0" w:color="auto"/>
            <w:left w:val="none" w:sz="0" w:space="0" w:color="auto"/>
            <w:bottom w:val="none" w:sz="0" w:space="0" w:color="auto"/>
            <w:right w:val="none" w:sz="0" w:space="0" w:color="auto"/>
          </w:divBdr>
        </w:div>
        <w:div w:id="353964879">
          <w:marLeft w:val="446"/>
          <w:marRight w:val="0"/>
          <w:marTop w:val="0"/>
          <w:marBottom w:val="0"/>
          <w:divBdr>
            <w:top w:val="none" w:sz="0" w:space="0" w:color="auto"/>
            <w:left w:val="none" w:sz="0" w:space="0" w:color="auto"/>
            <w:bottom w:val="none" w:sz="0" w:space="0" w:color="auto"/>
            <w:right w:val="none" w:sz="0" w:space="0" w:color="auto"/>
          </w:divBdr>
        </w:div>
        <w:div w:id="372268841">
          <w:marLeft w:val="446"/>
          <w:marRight w:val="0"/>
          <w:marTop w:val="0"/>
          <w:marBottom w:val="0"/>
          <w:divBdr>
            <w:top w:val="none" w:sz="0" w:space="0" w:color="auto"/>
            <w:left w:val="none" w:sz="0" w:space="0" w:color="auto"/>
            <w:bottom w:val="none" w:sz="0" w:space="0" w:color="auto"/>
            <w:right w:val="none" w:sz="0" w:space="0" w:color="auto"/>
          </w:divBdr>
        </w:div>
        <w:div w:id="651445944">
          <w:marLeft w:val="1166"/>
          <w:marRight w:val="0"/>
          <w:marTop w:val="0"/>
          <w:marBottom w:val="0"/>
          <w:divBdr>
            <w:top w:val="none" w:sz="0" w:space="0" w:color="auto"/>
            <w:left w:val="none" w:sz="0" w:space="0" w:color="auto"/>
            <w:bottom w:val="none" w:sz="0" w:space="0" w:color="auto"/>
            <w:right w:val="none" w:sz="0" w:space="0" w:color="auto"/>
          </w:divBdr>
        </w:div>
        <w:div w:id="724184101">
          <w:marLeft w:val="446"/>
          <w:marRight w:val="0"/>
          <w:marTop w:val="0"/>
          <w:marBottom w:val="0"/>
          <w:divBdr>
            <w:top w:val="none" w:sz="0" w:space="0" w:color="auto"/>
            <w:left w:val="none" w:sz="0" w:space="0" w:color="auto"/>
            <w:bottom w:val="none" w:sz="0" w:space="0" w:color="auto"/>
            <w:right w:val="none" w:sz="0" w:space="0" w:color="auto"/>
          </w:divBdr>
        </w:div>
        <w:div w:id="791217590">
          <w:marLeft w:val="446"/>
          <w:marRight w:val="0"/>
          <w:marTop w:val="0"/>
          <w:marBottom w:val="0"/>
          <w:divBdr>
            <w:top w:val="none" w:sz="0" w:space="0" w:color="auto"/>
            <w:left w:val="none" w:sz="0" w:space="0" w:color="auto"/>
            <w:bottom w:val="none" w:sz="0" w:space="0" w:color="auto"/>
            <w:right w:val="none" w:sz="0" w:space="0" w:color="auto"/>
          </w:divBdr>
        </w:div>
        <w:div w:id="821967540">
          <w:marLeft w:val="446"/>
          <w:marRight w:val="0"/>
          <w:marTop w:val="0"/>
          <w:marBottom w:val="0"/>
          <w:divBdr>
            <w:top w:val="none" w:sz="0" w:space="0" w:color="auto"/>
            <w:left w:val="none" w:sz="0" w:space="0" w:color="auto"/>
            <w:bottom w:val="none" w:sz="0" w:space="0" w:color="auto"/>
            <w:right w:val="none" w:sz="0" w:space="0" w:color="auto"/>
          </w:divBdr>
        </w:div>
        <w:div w:id="866602050">
          <w:marLeft w:val="446"/>
          <w:marRight w:val="0"/>
          <w:marTop w:val="0"/>
          <w:marBottom w:val="0"/>
          <w:divBdr>
            <w:top w:val="none" w:sz="0" w:space="0" w:color="auto"/>
            <w:left w:val="none" w:sz="0" w:space="0" w:color="auto"/>
            <w:bottom w:val="none" w:sz="0" w:space="0" w:color="auto"/>
            <w:right w:val="none" w:sz="0" w:space="0" w:color="auto"/>
          </w:divBdr>
        </w:div>
        <w:div w:id="938947725">
          <w:marLeft w:val="446"/>
          <w:marRight w:val="0"/>
          <w:marTop w:val="0"/>
          <w:marBottom w:val="0"/>
          <w:divBdr>
            <w:top w:val="none" w:sz="0" w:space="0" w:color="auto"/>
            <w:left w:val="none" w:sz="0" w:space="0" w:color="auto"/>
            <w:bottom w:val="none" w:sz="0" w:space="0" w:color="auto"/>
            <w:right w:val="none" w:sz="0" w:space="0" w:color="auto"/>
          </w:divBdr>
        </w:div>
        <w:div w:id="1223365728">
          <w:marLeft w:val="446"/>
          <w:marRight w:val="0"/>
          <w:marTop w:val="0"/>
          <w:marBottom w:val="0"/>
          <w:divBdr>
            <w:top w:val="none" w:sz="0" w:space="0" w:color="auto"/>
            <w:left w:val="none" w:sz="0" w:space="0" w:color="auto"/>
            <w:bottom w:val="none" w:sz="0" w:space="0" w:color="auto"/>
            <w:right w:val="none" w:sz="0" w:space="0" w:color="auto"/>
          </w:divBdr>
        </w:div>
        <w:div w:id="1329014152">
          <w:marLeft w:val="446"/>
          <w:marRight w:val="0"/>
          <w:marTop w:val="0"/>
          <w:marBottom w:val="0"/>
          <w:divBdr>
            <w:top w:val="none" w:sz="0" w:space="0" w:color="auto"/>
            <w:left w:val="none" w:sz="0" w:space="0" w:color="auto"/>
            <w:bottom w:val="none" w:sz="0" w:space="0" w:color="auto"/>
            <w:right w:val="none" w:sz="0" w:space="0" w:color="auto"/>
          </w:divBdr>
        </w:div>
        <w:div w:id="1435053439">
          <w:marLeft w:val="446"/>
          <w:marRight w:val="0"/>
          <w:marTop w:val="0"/>
          <w:marBottom w:val="0"/>
          <w:divBdr>
            <w:top w:val="none" w:sz="0" w:space="0" w:color="auto"/>
            <w:left w:val="none" w:sz="0" w:space="0" w:color="auto"/>
            <w:bottom w:val="none" w:sz="0" w:space="0" w:color="auto"/>
            <w:right w:val="none" w:sz="0" w:space="0" w:color="auto"/>
          </w:divBdr>
        </w:div>
        <w:div w:id="1779133204">
          <w:marLeft w:val="1166"/>
          <w:marRight w:val="0"/>
          <w:marTop w:val="0"/>
          <w:marBottom w:val="0"/>
          <w:divBdr>
            <w:top w:val="none" w:sz="0" w:space="0" w:color="auto"/>
            <w:left w:val="none" w:sz="0" w:space="0" w:color="auto"/>
            <w:bottom w:val="none" w:sz="0" w:space="0" w:color="auto"/>
            <w:right w:val="none" w:sz="0" w:space="0" w:color="auto"/>
          </w:divBdr>
        </w:div>
        <w:div w:id="2030177453">
          <w:marLeft w:val="446"/>
          <w:marRight w:val="0"/>
          <w:marTop w:val="0"/>
          <w:marBottom w:val="0"/>
          <w:divBdr>
            <w:top w:val="none" w:sz="0" w:space="0" w:color="auto"/>
            <w:left w:val="none" w:sz="0" w:space="0" w:color="auto"/>
            <w:bottom w:val="none" w:sz="0" w:space="0" w:color="auto"/>
            <w:right w:val="none" w:sz="0" w:space="0" w:color="auto"/>
          </w:divBdr>
        </w:div>
      </w:divsChild>
    </w:div>
    <w:div w:id="661668010">
      <w:bodyDiv w:val="1"/>
      <w:marLeft w:val="0"/>
      <w:marRight w:val="0"/>
      <w:marTop w:val="0"/>
      <w:marBottom w:val="0"/>
      <w:divBdr>
        <w:top w:val="none" w:sz="0" w:space="0" w:color="auto"/>
        <w:left w:val="none" w:sz="0" w:space="0" w:color="auto"/>
        <w:bottom w:val="none" w:sz="0" w:space="0" w:color="auto"/>
        <w:right w:val="none" w:sz="0" w:space="0" w:color="auto"/>
      </w:divBdr>
    </w:div>
    <w:div w:id="670257080">
      <w:bodyDiv w:val="1"/>
      <w:marLeft w:val="0"/>
      <w:marRight w:val="0"/>
      <w:marTop w:val="0"/>
      <w:marBottom w:val="0"/>
      <w:divBdr>
        <w:top w:val="none" w:sz="0" w:space="0" w:color="auto"/>
        <w:left w:val="none" w:sz="0" w:space="0" w:color="auto"/>
        <w:bottom w:val="none" w:sz="0" w:space="0" w:color="auto"/>
        <w:right w:val="none" w:sz="0" w:space="0" w:color="auto"/>
      </w:divBdr>
      <w:divsChild>
        <w:div w:id="2067878248">
          <w:marLeft w:val="0"/>
          <w:marRight w:val="0"/>
          <w:marTop w:val="0"/>
          <w:marBottom w:val="0"/>
          <w:divBdr>
            <w:top w:val="none" w:sz="0" w:space="0" w:color="auto"/>
            <w:left w:val="none" w:sz="0" w:space="0" w:color="auto"/>
            <w:bottom w:val="none" w:sz="0" w:space="0" w:color="auto"/>
            <w:right w:val="none" w:sz="0" w:space="0" w:color="auto"/>
          </w:divBdr>
        </w:div>
      </w:divsChild>
    </w:div>
    <w:div w:id="692464959">
      <w:bodyDiv w:val="1"/>
      <w:marLeft w:val="0"/>
      <w:marRight w:val="0"/>
      <w:marTop w:val="0"/>
      <w:marBottom w:val="0"/>
      <w:divBdr>
        <w:top w:val="none" w:sz="0" w:space="0" w:color="auto"/>
        <w:left w:val="none" w:sz="0" w:space="0" w:color="auto"/>
        <w:bottom w:val="none" w:sz="0" w:space="0" w:color="auto"/>
        <w:right w:val="none" w:sz="0" w:space="0" w:color="auto"/>
      </w:divBdr>
    </w:div>
    <w:div w:id="702364044">
      <w:bodyDiv w:val="1"/>
      <w:marLeft w:val="0"/>
      <w:marRight w:val="0"/>
      <w:marTop w:val="0"/>
      <w:marBottom w:val="0"/>
      <w:divBdr>
        <w:top w:val="none" w:sz="0" w:space="0" w:color="auto"/>
        <w:left w:val="none" w:sz="0" w:space="0" w:color="auto"/>
        <w:bottom w:val="none" w:sz="0" w:space="0" w:color="auto"/>
        <w:right w:val="none" w:sz="0" w:space="0" w:color="auto"/>
      </w:divBdr>
      <w:divsChild>
        <w:div w:id="936355">
          <w:marLeft w:val="274"/>
          <w:marRight w:val="0"/>
          <w:marTop w:val="0"/>
          <w:marBottom w:val="0"/>
          <w:divBdr>
            <w:top w:val="none" w:sz="0" w:space="0" w:color="auto"/>
            <w:left w:val="none" w:sz="0" w:space="0" w:color="auto"/>
            <w:bottom w:val="none" w:sz="0" w:space="0" w:color="auto"/>
            <w:right w:val="none" w:sz="0" w:space="0" w:color="auto"/>
          </w:divBdr>
        </w:div>
        <w:div w:id="104617589">
          <w:marLeft w:val="994"/>
          <w:marRight w:val="0"/>
          <w:marTop w:val="0"/>
          <w:marBottom w:val="0"/>
          <w:divBdr>
            <w:top w:val="none" w:sz="0" w:space="0" w:color="auto"/>
            <w:left w:val="none" w:sz="0" w:space="0" w:color="auto"/>
            <w:bottom w:val="none" w:sz="0" w:space="0" w:color="auto"/>
            <w:right w:val="none" w:sz="0" w:space="0" w:color="auto"/>
          </w:divBdr>
        </w:div>
        <w:div w:id="419715405">
          <w:marLeft w:val="994"/>
          <w:marRight w:val="0"/>
          <w:marTop w:val="0"/>
          <w:marBottom w:val="0"/>
          <w:divBdr>
            <w:top w:val="none" w:sz="0" w:space="0" w:color="auto"/>
            <w:left w:val="none" w:sz="0" w:space="0" w:color="auto"/>
            <w:bottom w:val="none" w:sz="0" w:space="0" w:color="auto"/>
            <w:right w:val="none" w:sz="0" w:space="0" w:color="auto"/>
          </w:divBdr>
        </w:div>
        <w:div w:id="994071486">
          <w:marLeft w:val="994"/>
          <w:marRight w:val="0"/>
          <w:marTop w:val="0"/>
          <w:marBottom w:val="0"/>
          <w:divBdr>
            <w:top w:val="none" w:sz="0" w:space="0" w:color="auto"/>
            <w:left w:val="none" w:sz="0" w:space="0" w:color="auto"/>
            <w:bottom w:val="none" w:sz="0" w:space="0" w:color="auto"/>
            <w:right w:val="none" w:sz="0" w:space="0" w:color="auto"/>
          </w:divBdr>
        </w:div>
        <w:div w:id="1566332868">
          <w:marLeft w:val="994"/>
          <w:marRight w:val="0"/>
          <w:marTop w:val="0"/>
          <w:marBottom w:val="0"/>
          <w:divBdr>
            <w:top w:val="none" w:sz="0" w:space="0" w:color="auto"/>
            <w:left w:val="none" w:sz="0" w:space="0" w:color="auto"/>
            <w:bottom w:val="none" w:sz="0" w:space="0" w:color="auto"/>
            <w:right w:val="none" w:sz="0" w:space="0" w:color="auto"/>
          </w:divBdr>
        </w:div>
        <w:div w:id="1669021061">
          <w:marLeft w:val="446"/>
          <w:marRight w:val="0"/>
          <w:marTop w:val="0"/>
          <w:marBottom w:val="0"/>
          <w:divBdr>
            <w:top w:val="none" w:sz="0" w:space="0" w:color="auto"/>
            <w:left w:val="none" w:sz="0" w:space="0" w:color="auto"/>
            <w:bottom w:val="none" w:sz="0" w:space="0" w:color="auto"/>
            <w:right w:val="none" w:sz="0" w:space="0" w:color="auto"/>
          </w:divBdr>
        </w:div>
        <w:div w:id="2127263731">
          <w:marLeft w:val="994"/>
          <w:marRight w:val="0"/>
          <w:marTop w:val="0"/>
          <w:marBottom w:val="0"/>
          <w:divBdr>
            <w:top w:val="none" w:sz="0" w:space="0" w:color="auto"/>
            <w:left w:val="none" w:sz="0" w:space="0" w:color="auto"/>
            <w:bottom w:val="none" w:sz="0" w:space="0" w:color="auto"/>
            <w:right w:val="none" w:sz="0" w:space="0" w:color="auto"/>
          </w:divBdr>
        </w:div>
      </w:divsChild>
    </w:div>
    <w:div w:id="719013269">
      <w:bodyDiv w:val="1"/>
      <w:marLeft w:val="0"/>
      <w:marRight w:val="0"/>
      <w:marTop w:val="0"/>
      <w:marBottom w:val="0"/>
      <w:divBdr>
        <w:top w:val="none" w:sz="0" w:space="0" w:color="auto"/>
        <w:left w:val="none" w:sz="0" w:space="0" w:color="auto"/>
        <w:bottom w:val="none" w:sz="0" w:space="0" w:color="auto"/>
        <w:right w:val="none" w:sz="0" w:space="0" w:color="auto"/>
      </w:divBdr>
      <w:divsChild>
        <w:div w:id="1946616036">
          <w:marLeft w:val="0"/>
          <w:marRight w:val="0"/>
          <w:marTop w:val="0"/>
          <w:marBottom w:val="0"/>
          <w:divBdr>
            <w:top w:val="none" w:sz="0" w:space="0" w:color="auto"/>
            <w:left w:val="none" w:sz="0" w:space="0" w:color="auto"/>
            <w:bottom w:val="none" w:sz="0" w:space="0" w:color="auto"/>
            <w:right w:val="none" w:sz="0" w:space="0" w:color="auto"/>
          </w:divBdr>
        </w:div>
      </w:divsChild>
    </w:div>
    <w:div w:id="722482528">
      <w:bodyDiv w:val="1"/>
      <w:marLeft w:val="0"/>
      <w:marRight w:val="0"/>
      <w:marTop w:val="0"/>
      <w:marBottom w:val="0"/>
      <w:divBdr>
        <w:top w:val="none" w:sz="0" w:space="0" w:color="auto"/>
        <w:left w:val="none" w:sz="0" w:space="0" w:color="auto"/>
        <w:bottom w:val="none" w:sz="0" w:space="0" w:color="auto"/>
        <w:right w:val="none" w:sz="0" w:space="0" w:color="auto"/>
      </w:divBdr>
    </w:div>
    <w:div w:id="727538431">
      <w:bodyDiv w:val="1"/>
      <w:marLeft w:val="0"/>
      <w:marRight w:val="0"/>
      <w:marTop w:val="0"/>
      <w:marBottom w:val="0"/>
      <w:divBdr>
        <w:top w:val="none" w:sz="0" w:space="0" w:color="auto"/>
        <w:left w:val="none" w:sz="0" w:space="0" w:color="auto"/>
        <w:bottom w:val="none" w:sz="0" w:space="0" w:color="auto"/>
        <w:right w:val="none" w:sz="0" w:space="0" w:color="auto"/>
      </w:divBdr>
      <w:divsChild>
        <w:div w:id="811288292">
          <w:marLeft w:val="0"/>
          <w:marRight w:val="0"/>
          <w:marTop w:val="0"/>
          <w:marBottom w:val="0"/>
          <w:divBdr>
            <w:top w:val="none" w:sz="0" w:space="0" w:color="auto"/>
            <w:left w:val="none" w:sz="0" w:space="0" w:color="auto"/>
            <w:bottom w:val="none" w:sz="0" w:space="0" w:color="auto"/>
            <w:right w:val="none" w:sz="0" w:space="0" w:color="auto"/>
          </w:divBdr>
        </w:div>
      </w:divsChild>
    </w:div>
    <w:div w:id="744911212">
      <w:bodyDiv w:val="1"/>
      <w:marLeft w:val="0"/>
      <w:marRight w:val="0"/>
      <w:marTop w:val="0"/>
      <w:marBottom w:val="0"/>
      <w:divBdr>
        <w:top w:val="none" w:sz="0" w:space="0" w:color="auto"/>
        <w:left w:val="none" w:sz="0" w:space="0" w:color="auto"/>
        <w:bottom w:val="none" w:sz="0" w:space="0" w:color="auto"/>
        <w:right w:val="none" w:sz="0" w:space="0" w:color="auto"/>
      </w:divBdr>
      <w:divsChild>
        <w:div w:id="431629175">
          <w:marLeft w:val="0"/>
          <w:marRight w:val="0"/>
          <w:marTop w:val="0"/>
          <w:marBottom w:val="0"/>
          <w:divBdr>
            <w:top w:val="none" w:sz="0" w:space="0" w:color="auto"/>
            <w:left w:val="none" w:sz="0" w:space="0" w:color="auto"/>
            <w:bottom w:val="none" w:sz="0" w:space="0" w:color="auto"/>
            <w:right w:val="none" w:sz="0" w:space="0" w:color="auto"/>
          </w:divBdr>
          <w:divsChild>
            <w:div w:id="20952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276">
      <w:bodyDiv w:val="1"/>
      <w:marLeft w:val="0"/>
      <w:marRight w:val="0"/>
      <w:marTop w:val="0"/>
      <w:marBottom w:val="0"/>
      <w:divBdr>
        <w:top w:val="none" w:sz="0" w:space="0" w:color="auto"/>
        <w:left w:val="none" w:sz="0" w:space="0" w:color="auto"/>
        <w:bottom w:val="none" w:sz="0" w:space="0" w:color="auto"/>
        <w:right w:val="none" w:sz="0" w:space="0" w:color="auto"/>
      </w:divBdr>
      <w:divsChild>
        <w:div w:id="37093721">
          <w:marLeft w:val="0"/>
          <w:marRight w:val="0"/>
          <w:marTop w:val="0"/>
          <w:marBottom w:val="0"/>
          <w:divBdr>
            <w:top w:val="none" w:sz="0" w:space="0" w:color="auto"/>
            <w:left w:val="none" w:sz="0" w:space="0" w:color="auto"/>
            <w:bottom w:val="none" w:sz="0" w:space="0" w:color="auto"/>
            <w:right w:val="none" w:sz="0" w:space="0" w:color="auto"/>
          </w:divBdr>
        </w:div>
      </w:divsChild>
    </w:div>
    <w:div w:id="789711128">
      <w:bodyDiv w:val="1"/>
      <w:marLeft w:val="0"/>
      <w:marRight w:val="0"/>
      <w:marTop w:val="0"/>
      <w:marBottom w:val="0"/>
      <w:divBdr>
        <w:top w:val="none" w:sz="0" w:space="0" w:color="auto"/>
        <w:left w:val="none" w:sz="0" w:space="0" w:color="auto"/>
        <w:bottom w:val="none" w:sz="0" w:space="0" w:color="auto"/>
        <w:right w:val="none" w:sz="0" w:space="0" w:color="auto"/>
      </w:divBdr>
    </w:div>
    <w:div w:id="817186648">
      <w:bodyDiv w:val="1"/>
      <w:marLeft w:val="0"/>
      <w:marRight w:val="0"/>
      <w:marTop w:val="0"/>
      <w:marBottom w:val="0"/>
      <w:divBdr>
        <w:top w:val="none" w:sz="0" w:space="0" w:color="auto"/>
        <w:left w:val="none" w:sz="0" w:space="0" w:color="auto"/>
        <w:bottom w:val="none" w:sz="0" w:space="0" w:color="auto"/>
        <w:right w:val="none" w:sz="0" w:space="0" w:color="auto"/>
      </w:divBdr>
    </w:div>
    <w:div w:id="820657181">
      <w:bodyDiv w:val="1"/>
      <w:marLeft w:val="0"/>
      <w:marRight w:val="0"/>
      <w:marTop w:val="0"/>
      <w:marBottom w:val="0"/>
      <w:divBdr>
        <w:top w:val="none" w:sz="0" w:space="0" w:color="auto"/>
        <w:left w:val="none" w:sz="0" w:space="0" w:color="auto"/>
        <w:bottom w:val="none" w:sz="0" w:space="0" w:color="auto"/>
        <w:right w:val="none" w:sz="0" w:space="0" w:color="auto"/>
      </w:divBdr>
    </w:div>
    <w:div w:id="826018034">
      <w:bodyDiv w:val="1"/>
      <w:marLeft w:val="0"/>
      <w:marRight w:val="0"/>
      <w:marTop w:val="0"/>
      <w:marBottom w:val="0"/>
      <w:divBdr>
        <w:top w:val="none" w:sz="0" w:space="0" w:color="auto"/>
        <w:left w:val="none" w:sz="0" w:space="0" w:color="auto"/>
        <w:bottom w:val="none" w:sz="0" w:space="0" w:color="auto"/>
        <w:right w:val="none" w:sz="0" w:space="0" w:color="auto"/>
      </w:divBdr>
    </w:div>
    <w:div w:id="826481770">
      <w:bodyDiv w:val="1"/>
      <w:marLeft w:val="0"/>
      <w:marRight w:val="0"/>
      <w:marTop w:val="0"/>
      <w:marBottom w:val="0"/>
      <w:divBdr>
        <w:top w:val="none" w:sz="0" w:space="0" w:color="auto"/>
        <w:left w:val="none" w:sz="0" w:space="0" w:color="auto"/>
        <w:bottom w:val="none" w:sz="0" w:space="0" w:color="auto"/>
        <w:right w:val="none" w:sz="0" w:space="0" w:color="auto"/>
      </w:divBdr>
    </w:div>
    <w:div w:id="860168939">
      <w:bodyDiv w:val="1"/>
      <w:marLeft w:val="0"/>
      <w:marRight w:val="0"/>
      <w:marTop w:val="0"/>
      <w:marBottom w:val="0"/>
      <w:divBdr>
        <w:top w:val="none" w:sz="0" w:space="0" w:color="auto"/>
        <w:left w:val="none" w:sz="0" w:space="0" w:color="auto"/>
        <w:bottom w:val="none" w:sz="0" w:space="0" w:color="auto"/>
        <w:right w:val="none" w:sz="0" w:space="0" w:color="auto"/>
      </w:divBdr>
      <w:divsChild>
        <w:div w:id="115174156">
          <w:marLeft w:val="1166"/>
          <w:marRight w:val="0"/>
          <w:marTop w:val="67"/>
          <w:marBottom w:val="0"/>
          <w:divBdr>
            <w:top w:val="none" w:sz="0" w:space="0" w:color="auto"/>
            <w:left w:val="none" w:sz="0" w:space="0" w:color="auto"/>
            <w:bottom w:val="none" w:sz="0" w:space="0" w:color="auto"/>
            <w:right w:val="none" w:sz="0" w:space="0" w:color="auto"/>
          </w:divBdr>
        </w:div>
        <w:div w:id="667636613">
          <w:marLeft w:val="1166"/>
          <w:marRight w:val="0"/>
          <w:marTop w:val="67"/>
          <w:marBottom w:val="0"/>
          <w:divBdr>
            <w:top w:val="none" w:sz="0" w:space="0" w:color="auto"/>
            <w:left w:val="none" w:sz="0" w:space="0" w:color="auto"/>
            <w:bottom w:val="none" w:sz="0" w:space="0" w:color="auto"/>
            <w:right w:val="none" w:sz="0" w:space="0" w:color="auto"/>
          </w:divBdr>
        </w:div>
        <w:div w:id="1310019584">
          <w:marLeft w:val="1166"/>
          <w:marRight w:val="0"/>
          <w:marTop w:val="67"/>
          <w:marBottom w:val="0"/>
          <w:divBdr>
            <w:top w:val="none" w:sz="0" w:space="0" w:color="auto"/>
            <w:left w:val="none" w:sz="0" w:space="0" w:color="auto"/>
            <w:bottom w:val="none" w:sz="0" w:space="0" w:color="auto"/>
            <w:right w:val="none" w:sz="0" w:space="0" w:color="auto"/>
          </w:divBdr>
        </w:div>
        <w:div w:id="1336348729">
          <w:marLeft w:val="1166"/>
          <w:marRight w:val="0"/>
          <w:marTop w:val="67"/>
          <w:marBottom w:val="0"/>
          <w:divBdr>
            <w:top w:val="none" w:sz="0" w:space="0" w:color="auto"/>
            <w:left w:val="none" w:sz="0" w:space="0" w:color="auto"/>
            <w:bottom w:val="none" w:sz="0" w:space="0" w:color="auto"/>
            <w:right w:val="none" w:sz="0" w:space="0" w:color="auto"/>
          </w:divBdr>
        </w:div>
        <w:div w:id="1360086153">
          <w:marLeft w:val="1166"/>
          <w:marRight w:val="0"/>
          <w:marTop w:val="67"/>
          <w:marBottom w:val="0"/>
          <w:divBdr>
            <w:top w:val="none" w:sz="0" w:space="0" w:color="auto"/>
            <w:left w:val="none" w:sz="0" w:space="0" w:color="auto"/>
            <w:bottom w:val="none" w:sz="0" w:space="0" w:color="auto"/>
            <w:right w:val="none" w:sz="0" w:space="0" w:color="auto"/>
          </w:divBdr>
        </w:div>
        <w:div w:id="1375695932">
          <w:marLeft w:val="1166"/>
          <w:marRight w:val="0"/>
          <w:marTop w:val="67"/>
          <w:marBottom w:val="0"/>
          <w:divBdr>
            <w:top w:val="none" w:sz="0" w:space="0" w:color="auto"/>
            <w:left w:val="none" w:sz="0" w:space="0" w:color="auto"/>
            <w:bottom w:val="none" w:sz="0" w:space="0" w:color="auto"/>
            <w:right w:val="none" w:sz="0" w:space="0" w:color="auto"/>
          </w:divBdr>
        </w:div>
        <w:div w:id="1501389793">
          <w:marLeft w:val="1166"/>
          <w:marRight w:val="0"/>
          <w:marTop w:val="67"/>
          <w:marBottom w:val="0"/>
          <w:divBdr>
            <w:top w:val="none" w:sz="0" w:space="0" w:color="auto"/>
            <w:left w:val="none" w:sz="0" w:space="0" w:color="auto"/>
            <w:bottom w:val="none" w:sz="0" w:space="0" w:color="auto"/>
            <w:right w:val="none" w:sz="0" w:space="0" w:color="auto"/>
          </w:divBdr>
        </w:div>
        <w:div w:id="1822505023">
          <w:marLeft w:val="1166"/>
          <w:marRight w:val="0"/>
          <w:marTop w:val="67"/>
          <w:marBottom w:val="0"/>
          <w:divBdr>
            <w:top w:val="none" w:sz="0" w:space="0" w:color="auto"/>
            <w:left w:val="none" w:sz="0" w:space="0" w:color="auto"/>
            <w:bottom w:val="none" w:sz="0" w:space="0" w:color="auto"/>
            <w:right w:val="none" w:sz="0" w:space="0" w:color="auto"/>
          </w:divBdr>
        </w:div>
      </w:divsChild>
    </w:div>
    <w:div w:id="860776429">
      <w:bodyDiv w:val="1"/>
      <w:marLeft w:val="0"/>
      <w:marRight w:val="0"/>
      <w:marTop w:val="0"/>
      <w:marBottom w:val="0"/>
      <w:divBdr>
        <w:top w:val="none" w:sz="0" w:space="0" w:color="auto"/>
        <w:left w:val="none" w:sz="0" w:space="0" w:color="auto"/>
        <w:bottom w:val="none" w:sz="0" w:space="0" w:color="auto"/>
        <w:right w:val="none" w:sz="0" w:space="0" w:color="auto"/>
      </w:divBdr>
      <w:divsChild>
        <w:div w:id="197087783">
          <w:marLeft w:val="1267"/>
          <w:marRight w:val="0"/>
          <w:marTop w:val="86"/>
          <w:marBottom w:val="0"/>
          <w:divBdr>
            <w:top w:val="none" w:sz="0" w:space="0" w:color="auto"/>
            <w:left w:val="none" w:sz="0" w:space="0" w:color="auto"/>
            <w:bottom w:val="none" w:sz="0" w:space="0" w:color="auto"/>
            <w:right w:val="none" w:sz="0" w:space="0" w:color="auto"/>
          </w:divBdr>
        </w:div>
        <w:div w:id="444541530">
          <w:marLeft w:val="1267"/>
          <w:marRight w:val="0"/>
          <w:marTop w:val="86"/>
          <w:marBottom w:val="0"/>
          <w:divBdr>
            <w:top w:val="none" w:sz="0" w:space="0" w:color="auto"/>
            <w:left w:val="none" w:sz="0" w:space="0" w:color="auto"/>
            <w:bottom w:val="none" w:sz="0" w:space="0" w:color="auto"/>
            <w:right w:val="none" w:sz="0" w:space="0" w:color="auto"/>
          </w:divBdr>
        </w:div>
        <w:div w:id="1352488643">
          <w:marLeft w:val="1267"/>
          <w:marRight w:val="0"/>
          <w:marTop w:val="86"/>
          <w:marBottom w:val="0"/>
          <w:divBdr>
            <w:top w:val="none" w:sz="0" w:space="0" w:color="auto"/>
            <w:left w:val="none" w:sz="0" w:space="0" w:color="auto"/>
            <w:bottom w:val="none" w:sz="0" w:space="0" w:color="auto"/>
            <w:right w:val="none" w:sz="0" w:space="0" w:color="auto"/>
          </w:divBdr>
        </w:div>
      </w:divsChild>
    </w:div>
    <w:div w:id="886179902">
      <w:bodyDiv w:val="1"/>
      <w:marLeft w:val="0"/>
      <w:marRight w:val="0"/>
      <w:marTop w:val="0"/>
      <w:marBottom w:val="0"/>
      <w:divBdr>
        <w:top w:val="none" w:sz="0" w:space="0" w:color="auto"/>
        <w:left w:val="none" w:sz="0" w:space="0" w:color="auto"/>
        <w:bottom w:val="none" w:sz="0" w:space="0" w:color="auto"/>
        <w:right w:val="none" w:sz="0" w:space="0" w:color="auto"/>
      </w:divBdr>
      <w:divsChild>
        <w:div w:id="217862004">
          <w:marLeft w:val="547"/>
          <w:marRight w:val="0"/>
          <w:marTop w:val="67"/>
          <w:marBottom w:val="0"/>
          <w:divBdr>
            <w:top w:val="none" w:sz="0" w:space="0" w:color="auto"/>
            <w:left w:val="none" w:sz="0" w:space="0" w:color="auto"/>
            <w:bottom w:val="none" w:sz="0" w:space="0" w:color="auto"/>
            <w:right w:val="none" w:sz="0" w:space="0" w:color="auto"/>
          </w:divBdr>
        </w:div>
        <w:div w:id="680742653">
          <w:marLeft w:val="1267"/>
          <w:marRight w:val="0"/>
          <w:marTop w:val="67"/>
          <w:marBottom w:val="0"/>
          <w:divBdr>
            <w:top w:val="none" w:sz="0" w:space="0" w:color="auto"/>
            <w:left w:val="none" w:sz="0" w:space="0" w:color="auto"/>
            <w:bottom w:val="none" w:sz="0" w:space="0" w:color="auto"/>
            <w:right w:val="none" w:sz="0" w:space="0" w:color="auto"/>
          </w:divBdr>
        </w:div>
        <w:div w:id="1225408053">
          <w:marLeft w:val="1267"/>
          <w:marRight w:val="0"/>
          <w:marTop w:val="67"/>
          <w:marBottom w:val="0"/>
          <w:divBdr>
            <w:top w:val="none" w:sz="0" w:space="0" w:color="auto"/>
            <w:left w:val="none" w:sz="0" w:space="0" w:color="auto"/>
            <w:bottom w:val="none" w:sz="0" w:space="0" w:color="auto"/>
            <w:right w:val="none" w:sz="0" w:space="0" w:color="auto"/>
          </w:divBdr>
        </w:div>
        <w:div w:id="1486585772">
          <w:marLeft w:val="547"/>
          <w:marRight w:val="0"/>
          <w:marTop w:val="67"/>
          <w:marBottom w:val="0"/>
          <w:divBdr>
            <w:top w:val="none" w:sz="0" w:space="0" w:color="auto"/>
            <w:left w:val="none" w:sz="0" w:space="0" w:color="auto"/>
            <w:bottom w:val="none" w:sz="0" w:space="0" w:color="auto"/>
            <w:right w:val="none" w:sz="0" w:space="0" w:color="auto"/>
          </w:divBdr>
        </w:div>
        <w:div w:id="1584680147">
          <w:marLeft w:val="547"/>
          <w:marRight w:val="0"/>
          <w:marTop w:val="67"/>
          <w:marBottom w:val="0"/>
          <w:divBdr>
            <w:top w:val="none" w:sz="0" w:space="0" w:color="auto"/>
            <w:left w:val="none" w:sz="0" w:space="0" w:color="auto"/>
            <w:bottom w:val="none" w:sz="0" w:space="0" w:color="auto"/>
            <w:right w:val="none" w:sz="0" w:space="0" w:color="auto"/>
          </w:divBdr>
        </w:div>
        <w:div w:id="1673221309">
          <w:marLeft w:val="547"/>
          <w:marRight w:val="0"/>
          <w:marTop w:val="67"/>
          <w:marBottom w:val="0"/>
          <w:divBdr>
            <w:top w:val="none" w:sz="0" w:space="0" w:color="auto"/>
            <w:left w:val="none" w:sz="0" w:space="0" w:color="auto"/>
            <w:bottom w:val="none" w:sz="0" w:space="0" w:color="auto"/>
            <w:right w:val="none" w:sz="0" w:space="0" w:color="auto"/>
          </w:divBdr>
        </w:div>
      </w:divsChild>
    </w:div>
    <w:div w:id="892883091">
      <w:bodyDiv w:val="1"/>
      <w:marLeft w:val="0"/>
      <w:marRight w:val="0"/>
      <w:marTop w:val="0"/>
      <w:marBottom w:val="0"/>
      <w:divBdr>
        <w:top w:val="none" w:sz="0" w:space="0" w:color="auto"/>
        <w:left w:val="none" w:sz="0" w:space="0" w:color="auto"/>
        <w:bottom w:val="none" w:sz="0" w:space="0" w:color="auto"/>
        <w:right w:val="none" w:sz="0" w:space="0" w:color="auto"/>
      </w:divBdr>
    </w:div>
    <w:div w:id="902105502">
      <w:bodyDiv w:val="1"/>
      <w:marLeft w:val="0"/>
      <w:marRight w:val="0"/>
      <w:marTop w:val="0"/>
      <w:marBottom w:val="0"/>
      <w:divBdr>
        <w:top w:val="none" w:sz="0" w:space="0" w:color="auto"/>
        <w:left w:val="none" w:sz="0" w:space="0" w:color="auto"/>
        <w:bottom w:val="none" w:sz="0" w:space="0" w:color="auto"/>
        <w:right w:val="none" w:sz="0" w:space="0" w:color="auto"/>
      </w:divBdr>
    </w:div>
    <w:div w:id="908344473">
      <w:bodyDiv w:val="1"/>
      <w:marLeft w:val="0"/>
      <w:marRight w:val="0"/>
      <w:marTop w:val="0"/>
      <w:marBottom w:val="0"/>
      <w:divBdr>
        <w:top w:val="none" w:sz="0" w:space="0" w:color="auto"/>
        <w:left w:val="none" w:sz="0" w:space="0" w:color="auto"/>
        <w:bottom w:val="none" w:sz="0" w:space="0" w:color="auto"/>
        <w:right w:val="none" w:sz="0" w:space="0" w:color="auto"/>
      </w:divBdr>
    </w:div>
    <w:div w:id="909383367">
      <w:bodyDiv w:val="1"/>
      <w:marLeft w:val="0"/>
      <w:marRight w:val="0"/>
      <w:marTop w:val="0"/>
      <w:marBottom w:val="0"/>
      <w:divBdr>
        <w:top w:val="none" w:sz="0" w:space="0" w:color="auto"/>
        <w:left w:val="none" w:sz="0" w:space="0" w:color="auto"/>
        <w:bottom w:val="none" w:sz="0" w:space="0" w:color="auto"/>
        <w:right w:val="none" w:sz="0" w:space="0" w:color="auto"/>
      </w:divBdr>
      <w:divsChild>
        <w:div w:id="1209147282">
          <w:marLeft w:val="0"/>
          <w:marRight w:val="0"/>
          <w:marTop w:val="0"/>
          <w:marBottom w:val="0"/>
          <w:divBdr>
            <w:top w:val="none" w:sz="0" w:space="0" w:color="auto"/>
            <w:left w:val="none" w:sz="0" w:space="0" w:color="auto"/>
            <w:bottom w:val="none" w:sz="0" w:space="0" w:color="auto"/>
            <w:right w:val="none" w:sz="0" w:space="0" w:color="auto"/>
          </w:divBdr>
        </w:div>
      </w:divsChild>
    </w:div>
    <w:div w:id="942349205">
      <w:bodyDiv w:val="1"/>
      <w:marLeft w:val="0"/>
      <w:marRight w:val="0"/>
      <w:marTop w:val="0"/>
      <w:marBottom w:val="0"/>
      <w:divBdr>
        <w:top w:val="none" w:sz="0" w:space="0" w:color="auto"/>
        <w:left w:val="none" w:sz="0" w:space="0" w:color="auto"/>
        <w:bottom w:val="none" w:sz="0" w:space="0" w:color="auto"/>
        <w:right w:val="none" w:sz="0" w:space="0" w:color="auto"/>
      </w:divBdr>
    </w:div>
    <w:div w:id="956834519">
      <w:bodyDiv w:val="1"/>
      <w:marLeft w:val="0"/>
      <w:marRight w:val="0"/>
      <w:marTop w:val="0"/>
      <w:marBottom w:val="0"/>
      <w:divBdr>
        <w:top w:val="none" w:sz="0" w:space="0" w:color="auto"/>
        <w:left w:val="none" w:sz="0" w:space="0" w:color="auto"/>
        <w:bottom w:val="none" w:sz="0" w:space="0" w:color="auto"/>
        <w:right w:val="none" w:sz="0" w:space="0" w:color="auto"/>
      </w:divBdr>
      <w:divsChild>
        <w:div w:id="1921865409">
          <w:marLeft w:val="0"/>
          <w:marRight w:val="0"/>
          <w:marTop w:val="0"/>
          <w:marBottom w:val="0"/>
          <w:divBdr>
            <w:top w:val="none" w:sz="0" w:space="0" w:color="auto"/>
            <w:left w:val="none" w:sz="0" w:space="0" w:color="auto"/>
            <w:bottom w:val="none" w:sz="0" w:space="0" w:color="auto"/>
            <w:right w:val="none" w:sz="0" w:space="0" w:color="auto"/>
          </w:divBdr>
          <w:divsChild>
            <w:div w:id="339353504">
              <w:marLeft w:val="0"/>
              <w:marRight w:val="0"/>
              <w:marTop w:val="0"/>
              <w:marBottom w:val="0"/>
              <w:divBdr>
                <w:top w:val="none" w:sz="0" w:space="0" w:color="auto"/>
                <w:left w:val="none" w:sz="0" w:space="0" w:color="auto"/>
                <w:bottom w:val="none" w:sz="0" w:space="0" w:color="auto"/>
                <w:right w:val="none" w:sz="0" w:space="0" w:color="auto"/>
              </w:divBdr>
            </w:div>
            <w:div w:id="631666803">
              <w:marLeft w:val="0"/>
              <w:marRight w:val="0"/>
              <w:marTop w:val="0"/>
              <w:marBottom w:val="0"/>
              <w:divBdr>
                <w:top w:val="none" w:sz="0" w:space="0" w:color="auto"/>
                <w:left w:val="none" w:sz="0" w:space="0" w:color="auto"/>
                <w:bottom w:val="none" w:sz="0" w:space="0" w:color="auto"/>
                <w:right w:val="none" w:sz="0" w:space="0" w:color="auto"/>
              </w:divBdr>
            </w:div>
            <w:div w:id="675884829">
              <w:marLeft w:val="0"/>
              <w:marRight w:val="0"/>
              <w:marTop w:val="0"/>
              <w:marBottom w:val="0"/>
              <w:divBdr>
                <w:top w:val="none" w:sz="0" w:space="0" w:color="auto"/>
                <w:left w:val="none" w:sz="0" w:space="0" w:color="auto"/>
                <w:bottom w:val="none" w:sz="0" w:space="0" w:color="auto"/>
                <w:right w:val="none" w:sz="0" w:space="0" w:color="auto"/>
              </w:divBdr>
            </w:div>
            <w:div w:id="977564242">
              <w:marLeft w:val="0"/>
              <w:marRight w:val="0"/>
              <w:marTop w:val="0"/>
              <w:marBottom w:val="0"/>
              <w:divBdr>
                <w:top w:val="none" w:sz="0" w:space="0" w:color="auto"/>
                <w:left w:val="none" w:sz="0" w:space="0" w:color="auto"/>
                <w:bottom w:val="none" w:sz="0" w:space="0" w:color="auto"/>
                <w:right w:val="none" w:sz="0" w:space="0" w:color="auto"/>
              </w:divBdr>
            </w:div>
            <w:div w:id="1156190690">
              <w:marLeft w:val="0"/>
              <w:marRight w:val="0"/>
              <w:marTop w:val="0"/>
              <w:marBottom w:val="0"/>
              <w:divBdr>
                <w:top w:val="none" w:sz="0" w:space="0" w:color="auto"/>
                <w:left w:val="none" w:sz="0" w:space="0" w:color="auto"/>
                <w:bottom w:val="none" w:sz="0" w:space="0" w:color="auto"/>
                <w:right w:val="none" w:sz="0" w:space="0" w:color="auto"/>
              </w:divBdr>
            </w:div>
            <w:div w:id="1551768420">
              <w:marLeft w:val="0"/>
              <w:marRight w:val="0"/>
              <w:marTop w:val="0"/>
              <w:marBottom w:val="0"/>
              <w:divBdr>
                <w:top w:val="none" w:sz="0" w:space="0" w:color="auto"/>
                <w:left w:val="none" w:sz="0" w:space="0" w:color="auto"/>
                <w:bottom w:val="none" w:sz="0" w:space="0" w:color="auto"/>
                <w:right w:val="none" w:sz="0" w:space="0" w:color="auto"/>
              </w:divBdr>
            </w:div>
            <w:div w:id="1587494044">
              <w:marLeft w:val="0"/>
              <w:marRight w:val="0"/>
              <w:marTop w:val="0"/>
              <w:marBottom w:val="0"/>
              <w:divBdr>
                <w:top w:val="none" w:sz="0" w:space="0" w:color="auto"/>
                <w:left w:val="none" w:sz="0" w:space="0" w:color="auto"/>
                <w:bottom w:val="none" w:sz="0" w:space="0" w:color="auto"/>
                <w:right w:val="none" w:sz="0" w:space="0" w:color="auto"/>
              </w:divBdr>
            </w:div>
            <w:div w:id="1704596973">
              <w:marLeft w:val="0"/>
              <w:marRight w:val="0"/>
              <w:marTop w:val="0"/>
              <w:marBottom w:val="0"/>
              <w:divBdr>
                <w:top w:val="none" w:sz="0" w:space="0" w:color="auto"/>
                <w:left w:val="none" w:sz="0" w:space="0" w:color="auto"/>
                <w:bottom w:val="none" w:sz="0" w:space="0" w:color="auto"/>
                <w:right w:val="none" w:sz="0" w:space="0" w:color="auto"/>
              </w:divBdr>
            </w:div>
            <w:div w:id="19803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578">
      <w:bodyDiv w:val="1"/>
      <w:marLeft w:val="0"/>
      <w:marRight w:val="0"/>
      <w:marTop w:val="0"/>
      <w:marBottom w:val="0"/>
      <w:divBdr>
        <w:top w:val="none" w:sz="0" w:space="0" w:color="auto"/>
        <w:left w:val="none" w:sz="0" w:space="0" w:color="auto"/>
        <w:bottom w:val="none" w:sz="0" w:space="0" w:color="auto"/>
        <w:right w:val="none" w:sz="0" w:space="0" w:color="auto"/>
      </w:divBdr>
      <w:divsChild>
        <w:div w:id="143203279">
          <w:marLeft w:val="547"/>
          <w:marRight w:val="0"/>
          <w:marTop w:val="67"/>
          <w:marBottom w:val="0"/>
          <w:divBdr>
            <w:top w:val="none" w:sz="0" w:space="0" w:color="auto"/>
            <w:left w:val="none" w:sz="0" w:space="0" w:color="auto"/>
            <w:bottom w:val="none" w:sz="0" w:space="0" w:color="auto"/>
            <w:right w:val="none" w:sz="0" w:space="0" w:color="auto"/>
          </w:divBdr>
        </w:div>
        <w:div w:id="432675970">
          <w:marLeft w:val="547"/>
          <w:marRight w:val="0"/>
          <w:marTop w:val="67"/>
          <w:marBottom w:val="0"/>
          <w:divBdr>
            <w:top w:val="none" w:sz="0" w:space="0" w:color="auto"/>
            <w:left w:val="none" w:sz="0" w:space="0" w:color="auto"/>
            <w:bottom w:val="none" w:sz="0" w:space="0" w:color="auto"/>
            <w:right w:val="none" w:sz="0" w:space="0" w:color="auto"/>
          </w:divBdr>
        </w:div>
        <w:div w:id="463232151">
          <w:marLeft w:val="1267"/>
          <w:marRight w:val="0"/>
          <w:marTop w:val="67"/>
          <w:marBottom w:val="0"/>
          <w:divBdr>
            <w:top w:val="none" w:sz="0" w:space="0" w:color="auto"/>
            <w:left w:val="none" w:sz="0" w:space="0" w:color="auto"/>
            <w:bottom w:val="none" w:sz="0" w:space="0" w:color="auto"/>
            <w:right w:val="none" w:sz="0" w:space="0" w:color="auto"/>
          </w:divBdr>
        </w:div>
        <w:div w:id="1605575881">
          <w:marLeft w:val="1267"/>
          <w:marRight w:val="0"/>
          <w:marTop w:val="67"/>
          <w:marBottom w:val="0"/>
          <w:divBdr>
            <w:top w:val="none" w:sz="0" w:space="0" w:color="auto"/>
            <w:left w:val="none" w:sz="0" w:space="0" w:color="auto"/>
            <w:bottom w:val="none" w:sz="0" w:space="0" w:color="auto"/>
            <w:right w:val="none" w:sz="0" w:space="0" w:color="auto"/>
          </w:divBdr>
        </w:div>
        <w:div w:id="1652908979">
          <w:marLeft w:val="547"/>
          <w:marRight w:val="0"/>
          <w:marTop w:val="67"/>
          <w:marBottom w:val="0"/>
          <w:divBdr>
            <w:top w:val="none" w:sz="0" w:space="0" w:color="auto"/>
            <w:left w:val="none" w:sz="0" w:space="0" w:color="auto"/>
            <w:bottom w:val="none" w:sz="0" w:space="0" w:color="auto"/>
            <w:right w:val="none" w:sz="0" w:space="0" w:color="auto"/>
          </w:divBdr>
        </w:div>
      </w:divsChild>
    </w:div>
    <w:div w:id="978461738">
      <w:bodyDiv w:val="1"/>
      <w:marLeft w:val="0"/>
      <w:marRight w:val="0"/>
      <w:marTop w:val="0"/>
      <w:marBottom w:val="0"/>
      <w:divBdr>
        <w:top w:val="none" w:sz="0" w:space="0" w:color="auto"/>
        <w:left w:val="none" w:sz="0" w:space="0" w:color="auto"/>
        <w:bottom w:val="none" w:sz="0" w:space="0" w:color="auto"/>
        <w:right w:val="none" w:sz="0" w:space="0" w:color="auto"/>
      </w:divBdr>
    </w:div>
    <w:div w:id="993293477">
      <w:bodyDiv w:val="1"/>
      <w:marLeft w:val="0"/>
      <w:marRight w:val="0"/>
      <w:marTop w:val="0"/>
      <w:marBottom w:val="0"/>
      <w:divBdr>
        <w:top w:val="none" w:sz="0" w:space="0" w:color="auto"/>
        <w:left w:val="none" w:sz="0" w:space="0" w:color="auto"/>
        <w:bottom w:val="none" w:sz="0" w:space="0" w:color="auto"/>
        <w:right w:val="none" w:sz="0" w:space="0" w:color="auto"/>
      </w:divBdr>
    </w:div>
    <w:div w:id="1008555491">
      <w:bodyDiv w:val="1"/>
      <w:marLeft w:val="0"/>
      <w:marRight w:val="0"/>
      <w:marTop w:val="0"/>
      <w:marBottom w:val="0"/>
      <w:divBdr>
        <w:top w:val="none" w:sz="0" w:space="0" w:color="auto"/>
        <w:left w:val="none" w:sz="0" w:space="0" w:color="auto"/>
        <w:bottom w:val="none" w:sz="0" w:space="0" w:color="auto"/>
        <w:right w:val="none" w:sz="0" w:space="0" w:color="auto"/>
      </w:divBdr>
      <w:divsChild>
        <w:div w:id="1819110182">
          <w:marLeft w:val="1858"/>
          <w:marRight w:val="0"/>
          <w:marTop w:val="0"/>
          <w:marBottom w:val="60"/>
          <w:divBdr>
            <w:top w:val="none" w:sz="0" w:space="0" w:color="auto"/>
            <w:left w:val="none" w:sz="0" w:space="0" w:color="auto"/>
            <w:bottom w:val="none" w:sz="0" w:space="0" w:color="auto"/>
            <w:right w:val="none" w:sz="0" w:space="0" w:color="auto"/>
          </w:divBdr>
        </w:div>
      </w:divsChild>
    </w:div>
    <w:div w:id="1024945916">
      <w:bodyDiv w:val="1"/>
      <w:marLeft w:val="0"/>
      <w:marRight w:val="0"/>
      <w:marTop w:val="0"/>
      <w:marBottom w:val="0"/>
      <w:divBdr>
        <w:top w:val="none" w:sz="0" w:space="0" w:color="auto"/>
        <w:left w:val="none" w:sz="0" w:space="0" w:color="auto"/>
        <w:bottom w:val="none" w:sz="0" w:space="0" w:color="auto"/>
        <w:right w:val="none" w:sz="0" w:space="0" w:color="auto"/>
      </w:divBdr>
    </w:div>
    <w:div w:id="1027754386">
      <w:bodyDiv w:val="1"/>
      <w:marLeft w:val="335"/>
      <w:marRight w:val="335"/>
      <w:marTop w:val="0"/>
      <w:marBottom w:val="0"/>
      <w:divBdr>
        <w:top w:val="none" w:sz="0" w:space="0" w:color="auto"/>
        <w:left w:val="none" w:sz="0" w:space="0" w:color="auto"/>
        <w:bottom w:val="none" w:sz="0" w:space="0" w:color="auto"/>
        <w:right w:val="none" w:sz="0" w:space="0" w:color="auto"/>
      </w:divBdr>
    </w:div>
    <w:div w:id="1069353180">
      <w:marLeft w:val="0"/>
      <w:marRight w:val="0"/>
      <w:marTop w:val="0"/>
      <w:marBottom w:val="0"/>
      <w:divBdr>
        <w:top w:val="none" w:sz="0" w:space="0" w:color="auto"/>
        <w:left w:val="none" w:sz="0" w:space="0" w:color="auto"/>
        <w:bottom w:val="none" w:sz="0" w:space="0" w:color="auto"/>
        <w:right w:val="none" w:sz="0" w:space="0" w:color="auto"/>
      </w:divBdr>
      <w:divsChild>
        <w:div w:id="305165302">
          <w:marLeft w:val="0"/>
          <w:marRight w:val="0"/>
          <w:marTop w:val="0"/>
          <w:marBottom w:val="0"/>
          <w:divBdr>
            <w:top w:val="none" w:sz="0" w:space="0" w:color="auto"/>
            <w:left w:val="none" w:sz="0" w:space="0" w:color="auto"/>
            <w:bottom w:val="none" w:sz="0" w:space="0" w:color="auto"/>
            <w:right w:val="none" w:sz="0" w:space="0" w:color="auto"/>
          </w:divBdr>
          <w:divsChild>
            <w:div w:id="766996170">
              <w:marLeft w:val="0"/>
              <w:marRight w:val="0"/>
              <w:marTop w:val="0"/>
              <w:marBottom w:val="0"/>
              <w:divBdr>
                <w:top w:val="none" w:sz="0" w:space="0" w:color="auto"/>
                <w:left w:val="none" w:sz="0" w:space="0" w:color="auto"/>
                <w:bottom w:val="none" w:sz="0" w:space="0" w:color="auto"/>
                <w:right w:val="none" w:sz="0" w:space="0" w:color="auto"/>
              </w:divBdr>
              <w:divsChild>
                <w:div w:id="7105548">
                  <w:marLeft w:val="0"/>
                  <w:marRight w:val="0"/>
                  <w:marTop w:val="0"/>
                  <w:marBottom w:val="0"/>
                  <w:divBdr>
                    <w:top w:val="none" w:sz="0" w:space="0" w:color="auto"/>
                    <w:left w:val="none" w:sz="0" w:space="0" w:color="auto"/>
                    <w:bottom w:val="none" w:sz="0" w:space="0" w:color="auto"/>
                    <w:right w:val="none" w:sz="0" w:space="0" w:color="auto"/>
                  </w:divBdr>
                  <w:divsChild>
                    <w:div w:id="1557472142">
                      <w:marLeft w:val="-15"/>
                      <w:marRight w:val="0"/>
                      <w:marTop w:val="0"/>
                      <w:marBottom w:val="0"/>
                      <w:divBdr>
                        <w:top w:val="none" w:sz="0" w:space="0" w:color="auto"/>
                        <w:left w:val="none" w:sz="0" w:space="0" w:color="auto"/>
                        <w:bottom w:val="none" w:sz="0" w:space="0" w:color="auto"/>
                        <w:right w:val="none" w:sz="0" w:space="0" w:color="auto"/>
                      </w:divBdr>
                      <w:divsChild>
                        <w:div w:id="989141040">
                          <w:marLeft w:val="0"/>
                          <w:marRight w:val="0"/>
                          <w:marTop w:val="0"/>
                          <w:marBottom w:val="0"/>
                          <w:divBdr>
                            <w:top w:val="none" w:sz="0" w:space="0" w:color="auto"/>
                            <w:left w:val="none" w:sz="0" w:space="0" w:color="auto"/>
                            <w:bottom w:val="none" w:sz="0" w:space="0" w:color="auto"/>
                            <w:right w:val="none" w:sz="0" w:space="0" w:color="auto"/>
                          </w:divBdr>
                          <w:divsChild>
                            <w:div w:id="1262252985">
                              <w:marLeft w:val="0"/>
                              <w:marRight w:val="0"/>
                              <w:marTop w:val="0"/>
                              <w:marBottom w:val="0"/>
                              <w:divBdr>
                                <w:top w:val="none" w:sz="0" w:space="0" w:color="auto"/>
                                <w:left w:val="none" w:sz="0" w:space="0" w:color="auto"/>
                                <w:bottom w:val="none" w:sz="0" w:space="0" w:color="auto"/>
                                <w:right w:val="none" w:sz="0" w:space="0" w:color="auto"/>
                              </w:divBdr>
                              <w:divsChild>
                                <w:div w:id="18315950">
                                  <w:marLeft w:val="0"/>
                                  <w:marRight w:val="0"/>
                                  <w:marTop w:val="0"/>
                                  <w:marBottom w:val="0"/>
                                  <w:divBdr>
                                    <w:top w:val="none" w:sz="0" w:space="0" w:color="auto"/>
                                    <w:left w:val="none" w:sz="0" w:space="0" w:color="auto"/>
                                    <w:bottom w:val="none" w:sz="0" w:space="0" w:color="auto"/>
                                    <w:right w:val="none" w:sz="0" w:space="0" w:color="auto"/>
                                  </w:divBdr>
                                  <w:divsChild>
                                    <w:div w:id="984700250">
                                      <w:marLeft w:val="0"/>
                                      <w:marRight w:val="0"/>
                                      <w:marTop w:val="0"/>
                                      <w:marBottom w:val="0"/>
                                      <w:divBdr>
                                        <w:top w:val="none" w:sz="0" w:space="0" w:color="auto"/>
                                        <w:left w:val="none" w:sz="0" w:space="0" w:color="auto"/>
                                        <w:bottom w:val="none" w:sz="0" w:space="0" w:color="auto"/>
                                        <w:right w:val="none" w:sz="0" w:space="0" w:color="auto"/>
                                      </w:divBdr>
                                      <w:divsChild>
                                        <w:div w:id="645547715">
                                          <w:marLeft w:val="0"/>
                                          <w:marRight w:val="0"/>
                                          <w:marTop w:val="0"/>
                                          <w:marBottom w:val="0"/>
                                          <w:divBdr>
                                            <w:top w:val="none" w:sz="0" w:space="0" w:color="auto"/>
                                            <w:left w:val="none" w:sz="0" w:space="0" w:color="auto"/>
                                            <w:bottom w:val="none" w:sz="0" w:space="0" w:color="auto"/>
                                            <w:right w:val="none" w:sz="0" w:space="0" w:color="auto"/>
                                          </w:divBdr>
                                          <w:divsChild>
                                            <w:div w:id="233203623">
                                              <w:marLeft w:val="0"/>
                                              <w:marRight w:val="0"/>
                                              <w:marTop w:val="0"/>
                                              <w:marBottom w:val="0"/>
                                              <w:divBdr>
                                                <w:top w:val="none" w:sz="0" w:space="0" w:color="auto"/>
                                                <w:left w:val="none" w:sz="0" w:space="0" w:color="auto"/>
                                                <w:bottom w:val="none" w:sz="0" w:space="0" w:color="auto"/>
                                                <w:right w:val="none" w:sz="0" w:space="0" w:color="auto"/>
                                              </w:divBdr>
                                              <w:divsChild>
                                                <w:div w:id="1156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86857">
                                  <w:marLeft w:val="0"/>
                                  <w:marRight w:val="0"/>
                                  <w:marTop w:val="0"/>
                                  <w:marBottom w:val="0"/>
                                  <w:divBdr>
                                    <w:top w:val="none" w:sz="0" w:space="0" w:color="auto"/>
                                    <w:left w:val="none" w:sz="0" w:space="0" w:color="auto"/>
                                    <w:bottom w:val="none" w:sz="0" w:space="0" w:color="auto"/>
                                    <w:right w:val="none" w:sz="0" w:space="0" w:color="auto"/>
                                  </w:divBdr>
                                  <w:divsChild>
                                    <w:div w:id="238289868">
                                      <w:marLeft w:val="0"/>
                                      <w:marRight w:val="0"/>
                                      <w:marTop w:val="0"/>
                                      <w:marBottom w:val="0"/>
                                      <w:divBdr>
                                        <w:top w:val="none" w:sz="0" w:space="0" w:color="auto"/>
                                        <w:left w:val="none" w:sz="0" w:space="0" w:color="auto"/>
                                        <w:bottom w:val="none" w:sz="0" w:space="0" w:color="auto"/>
                                        <w:right w:val="none" w:sz="0" w:space="0" w:color="auto"/>
                                      </w:divBdr>
                                      <w:divsChild>
                                        <w:div w:id="1027560231">
                                          <w:marLeft w:val="0"/>
                                          <w:marRight w:val="0"/>
                                          <w:marTop w:val="0"/>
                                          <w:marBottom w:val="0"/>
                                          <w:divBdr>
                                            <w:top w:val="none" w:sz="0" w:space="0" w:color="auto"/>
                                            <w:left w:val="none" w:sz="0" w:space="0" w:color="auto"/>
                                            <w:bottom w:val="none" w:sz="0" w:space="0" w:color="auto"/>
                                            <w:right w:val="none" w:sz="0" w:space="0" w:color="auto"/>
                                          </w:divBdr>
                                          <w:divsChild>
                                            <w:div w:id="536358483">
                                              <w:marLeft w:val="0"/>
                                              <w:marRight w:val="0"/>
                                              <w:marTop w:val="0"/>
                                              <w:marBottom w:val="0"/>
                                              <w:divBdr>
                                                <w:top w:val="none" w:sz="0" w:space="0" w:color="auto"/>
                                                <w:left w:val="none" w:sz="0" w:space="0" w:color="auto"/>
                                                <w:bottom w:val="none" w:sz="0" w:space="0" w:color="auto"/>
                                                <w:right w:val="none" w:sz="0" w:space="0" w:color="auto"/>
                                              </w:divBdr>
                                              <w:divsChild>
                                                <w:div w:id="123693837">
                                                  <w:marLeft w:val="0"/>
                                                  <w:marRight w:val="0"/>
                                                  <w:marTop w:val="0"/>
                                                  <w:marBottom w:val="0"/>
                                                  <w:divBdr>
                                                    <w:top w:val="none" w:sz="0" w:space="0" w:color="auto"/>
                                                    <w:left w:val="none" w:sz="0" w:space="0" w:color="auto"/>
                                                    <w:bottom w:val="none" w:sz="0" w:space="0" w:color="auto"/>
                                                    <w:right w:val="none" w:sz="0" w:space="0" w:color="auto"/>
                                                  </w:divBdr>
                                                  <w:divsChild>
                                                    <w:div w:id="1474637691">
                                                      <w:marLeft w:val="0"/>
                                                      <w:marRight w:val="0"/>
                                                      <w:marTop w:val="0"/>
                                                      <w:marBottom w:val="0"/>
                                                      <w:divBdr>
                                                        <w:top w:val="none" w:sz="0" w:space="0" w:color="auto"/>
                                                        <w:left w:val="none" w:sz="0" w:space="0" w:color="auto"/>
                                                        <w:bottom w:val="none" w:sz="0" w:space="0" w:color="auto"/>
                                                        <w:right w:val="none" w:sz="0" w:space="0" w:color="auto"/>
                                                      </w:divBdr>
                                                      <w:divsChild>
                                                        <w:div w:id="2083983530">
                                                          <w:marLeft w:val="0"/>
                                                          <w:marRight w:val="0"/>
                                                          <w:marTop w:val="0"/>
                                                          <w:marBottom w:val="0"/>
                                                          <w:divBdr>
                                                            <w:top w:val="none" w:sz="0" w:space="0" w:color="auto"/>
                                                            <w:left w:val="none" w:sz="0" w:space="0" w:color="auto"/>
                                                            <w:bottom w:val="none" w:sz="0" w:space="0" w:color="auto"/>
                                                            <w:right w:val="none" w:sz="0" w:space="0" w:color="auto"/>
                                                          </w:divBdr>
                                                        </w:div>
                                                      </w:divsChild>
                                                    </w:div>
                                                    <w:div w:id="2147090682">
                                                      <w:marLeft w:val="0"/>
                                                      <w:marRight w:val="0"/>
                                                      <w:marTop w:val="0"/>
                                                      <w:marBottom w:val="0"/>
                                                      <w:divBdr>
                                                        <w:top w:val="none" w:sz="0" w:space="0" w:color="auto"/>
                                                        <w:left w:val="none" w:sz="0" w:space="0" w:color="auto"/>
                                                        <w:bottom w:val="none" w:sz="0" w:space="0" w:color="auto"/>
                                                        <w:right w:val="none" w:sz="0" w:space="0" w:color="auto"/>
                                                      </w:divBdr>
                                                    </w:div>
                                                  </w:divsChild>
                                                </w:div>
                                                <w:div w:id="172838327">
                                                  <w:marLeft w:val="0"/>
                                                  <w:marRight w:val="0"/>
                                                  <w:marTop w:val="0"/>
                                                  <w:marBottom w:val="0"/>
                                                  <w:divBdr>
                                                    <w:top w:val="none" w:sz="0" w:space="0" w:color="auto"/>
                                                    <w:left w:val="none" w:sz="0" w:space="0" w:color="auto"/>
                                                    <w:bottom w:val="none" w:sz="0" w:space="0" w:color="auto"/>
                                                    <w:right w:val="none" w:sz="0" w:space="0" w:color="auto"/>
                                                  </w:divBdr>
                                                  <w:divsChild>
                                                    <w:div w:id="33578132">
                                                      <w:marLeft w:val="0"/>
                                                      <w:marRight w:val="0"/>
                                                      <w:marTop w:val="0"/>
                                                      <w:marBottom w:val="0"/>
                                                      <w:divBdr>
                                                        <w:top w:val="none" w:sz="0" w:space="0" w:color="auto"/>
                                                        <w:left w:val="none" w:sz="0" w:space="0" w:color="auto"/>
                                                        <w:bottom w:val="none" w:sz="0" w:space="0" w:color="auto"/>
                                                        <w:right w:val="none" w:sz="0" w:space="0" w:color="auto"/>
                                                      </w:divBdr>
                                                      <w:divsChild>
                                                        <w:div w:id="332951440">
                                                          <w:marLeft w:val="0"/>
                                                          <w:marRight w:val="0"/>
                                                          <w:marTop w:val="0"/>
                                                          <w:marBottom w:val="0"/>
                                                          <w:divBdr>
                                                            <w:top w:val="none" w:sz="0" w:space="0" w:color="auto"/>
                                                            <w:left w:val="none" w:sz="0" w:space="0" w:color="auto"/>
                                                            <w:bottom w:val="none" w:sz="0" w:space="0" w:color="auto"/>
                                                            <w:right w:val="none" w:sz="0" w:space="0" w:color="auto"/>
                                                          </w:divBdr>
                                                          <w:divsChild>
                                                            <w:div w:id="1858735285">
                                                              <w:marLeft w:val="0"/>
                                                              <w:marRight w:val="0"/>
                                                              <w:marTop w:val="0"/>
                                                              <w:marBottom w:val="0"/>
                                                              <w:divBdr>
                                                                <w:top w:val="none" w:sz="0" w:space="0" w:color="auto"/>
                                                                <w:left w:val="none" w:sz="0" w:space="0" w:color="auto"/>
                                                                <w:bottom w:val="none" w:sz="0" w:space="0" w:color="auto"/>
                                                                <w:right w:val="none" w:sz="0" w:space="0" w:color="auto"/>
                                                              </w:divBdr>
                                                              <w:divsChild>
                                                                <w:div w:id="325593854">
                                                                  <w:marLeft w:val="0"/>
                                                                  <w:marRight w:val="0"/>
                                                                  <w:marTop w:val="0"/>
                                                                  <w:marBottom w:val="450"/>
                                                                  <w:divBdr>
                                                                    <w:top w:val="none" w:sz="0" w:space="0" w:color="auto"/>
                                                                    <w:left w:val="none" w:sz="0" w:space="0" w:color="auto"/>
                                                                    <w:bottom w:val="none" w:sz="0" w:space="0" w:color="auto"/>
                                                                    <w:right w:val="none" w:sz="0" w:space="0" w:color="auto"/>
                                                                  </w:divBdr>
                                                                  <w:divsChild>
                                                                    <w:div w:id="19949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8949">
                                                      <w:marLeft w:val="0"/>
                                                      <w:marRight w:val="0"/>
                                                      <w:marTop w:val="0"/>
                                                      <w:marBottom w:val="0"/>
                                                      <w:divBdr>
                                                        <w:top w:val="none" w:sz="0" w:space="0" w:color="auto"/>
                                                        <w:left w:val="none" w:sz="0" w:space="0" w:color="auto"/>
                                                        <w:bottom w:val="none" w:sz="0" w:space="0" w:color="auto"/>
                                                        <w:right w:val="none" w:sz="0" w:space="0" w:color="auto"/>
                                                      </w:divBdr>
                                                    </w:div>
                                                    <w:div w:id="222494917">
                                                      <w:marLeft w:val="0"/>
                                                      <w:marRight w:val="0"/>
                                                      <w:marTop w:val="0"/>
                                                      <w:marBottom w:val="0"/>
                                                      <w:divBdr>
                                                        <w:top w:val="none" w:sz="0" w:space="0" w:color="auto"/>
                                                        <w:left w:val="none" w:sz="0" w:space="0" w:color="auto"/>
                                                        <w:bottom w:val="none" w:sz="0" w:space="0" w:color="auto"/>
                                                        <w:right w:val="none" w:sz="0" w:space="0" w:color="auto"/>
                                                      </w:divBdr>
                                                      <w:divsChild>
                                                        <w:div w:id="226378056">
                                                          <w:marLeft w:val="0"/>
                                                          <w:marRight w:val="0"/>
                                                          <w:marTop w:val="0"/>
                                                          <w:marBottom w:val="0"/>
                                                          <w:divBdr>
                                                            <w:top w:val="none" w:sz="0" w:space="0" w:color="auto"/>
                                                            <w:left w:val="none" w:sz="0" w:space="0" w:color="auto"/>
                                                            <w:bottom w:val="none" w:sz="0" w:space="0" w:color="auto"/>
                                                            <w:right w:val="none" w:sz="0" w:space="0" w:color="auto"/>
                                                          </w:divBdr>
                                                          <w:divsChild>
                                                            <w:div w:id="1205483577">
                                                              <w:marLeft w:val="0"/>
                                                              <w:marRight w:val="0"/>
                                                              <w:marTop w:val="0"/>
                                                              <w:marBottom w:val="0"/>
                                                              <w:divBdr>
                                                                <w:top w:val="none" w:sz="0" w:space="0" w:color="auto"/>
                                                                <w:left w:val="none" w:sz="0" w:space="0" w:color="auto"/>
                                                                <w:bottom w:val="none" w:sz="0" w:space="0" w:color="auto"/>
                                                                <w:right w:val="none" w:sz="0" w:space="0" w:color="auto"/>
                                                              </w:divBdr>
                                                              <w:divsChild>
                                                                <w:div w:id="279986">
                                                                  <w:marLeft w:val="0"/>
                                                                  <w:marRight w:val="0"/>
                                                                  <w:marTop w:val="0"/>
                                                                  <w:marBottom w:val="450"/>
                                                                  <w:divBdr>
                                                                    <w:top w:val="none" w:sz="0" w:space="0" w:color="auto"/>
                                                                    <w:left w:val="none" w:sz="0" w:space="0" w:color="auto"/>
                                                                    <w:bottom w:val="none" w:sz="0" w:space="0" w:color="auto"/>
                                                                    <w:right w:val="none" w:sz="0" w:space="0" w:color="auto"/>
                                                                  </w:divBdr>
                                                                  <w:divsChild>
                                                                    <w:div w:id="4581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5010">
                                                      <w:marLeft w:val="0"/>
                                                      <w:marRight w:val="0"/>
                                                      <w:marTop w:val="0"/>
                                                      <w:marBottom w:val="0"/>
                                                      <w:divBdr>
                                                        <w:top w:val="none" w:sz="0" w:space="0" w:color="auto"/>
                                                        <w:left w:val="none" w:sz="0" w:space="0" w:color="auto"/>
                                                        <w:bottom w:val="none" w:sz="0" w:space="0" w:color="auto"/>
                                                        <w:right w:val="none" w:sz="0" w:space="0" w:color="auto"/>
                                                      </w:divBdr>
                                                      <w:divsChild>
                                                        <w:div w:id="1937206683">
                                                          <w:marLeft w:val="0"/>
                                                          <w:marRight w:val="0"/>
                                                          <w:marTop w:val="0"/>
                                                          <w:marBottom w:val="0"/>
                                                          <w:divBdr>
                                                            <w:top w:val="none" w:sz="0" w:space="0" w:color="auto"/>
                                                            <w:left w:val="none" w:sz="0" w:space="0" w:color="auto"/>
                                                            <w:bottom w:val="none" w:sz="0" w:space="0" w:color="auto"/>
                                                            <w:right w:val="none" w:sz="0" w:space="0" w:color="auto"/>
                                                          </w:divBdr>
                                                          <w:divsChild>
                                                            <w:div w:id="923883119">
                                                              <w:marLeft w:val="0"/>
                                                              <w:marRight w:val="0"/>
                                                              <w:marTop w:val="0"/>
                                                              <w:marBottom w:val="0"/>
                                                              <w:divBdr>
                                                                <w:top w:val="none" w:sz="0" w:space="0" w:color="auto"/>
                                                                <w:left w:val="none" w:sz="0" w:space="0" w:color="auto"/>
                                                                <w:bottom w:val="none" w:sz="0" w:space="0" w:color="auto"/>
                                                                <w:right w:val="none" w:sz="0" w:space="0" w:color="auto"/>
                                                              </w:divBdr>
                                                              <w:divsChild>
                                                                <w:div w:id="873268162">
                                                                  <w:marLeft w:val="0"/>
                                                                  <w:marRight w:val="0"/>
                                                                  <w:marTop w:val="0"/>
                                                                  <w:marBottom w:val="450"/>
                                                                  <w:divBdr>
                                                                    <w:top w:val="none" w:sz="0" w:space="0" w:color="auto"/>
                                                                    <w:left w:val="none" w:sz="0" w:space="0" w:color="auto"/>
                                                                    <w:bottom w:val="none" w:sz="0" w:space="0" w:color="auto"/>
                                                                    <w:right w:val="none" w:sz="0" w:space="0" w:color="auto"/>
                                                                  </w:divBdr>
                                                                  <w:divsChild>
                                                                    <w:div w:id="20777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34582">
                                                      <w:marLeft w:val="0"/>
                                                      <w:marRight w:val="0"/>
                                                      <w:marTop w:val="0"/>
                                                      <w:marBottom w:val="0"/>
                                                      <w:divBdr>
                                                        <w:top w:val="none" w:sz="0" w:space="0" w:color="auto"/>
                                                        <w:left w:val="none" w:sz="0" w:space="0" w:color="auto"/>
                                                        <w:bottom w:val="none" w:sz="0" w:space="0" w:color="auto"/>
                                                        <w:right w:val="none" w:sz="0" w:space="0" w:color="auto"/>
                                                      </w:divBdr>
                                                      <w:divsChild>
                                                        <w:div w:id="1012033390">
                                                          <w:marLeft w:val="0"/>
                                                          <w:marRight w:val="0"/>
                                                          <w:marTop w:val="0"/>
                                                          <w:marBottom w:val="0"/>
                                                          <w:divBdr>
                                                            <w:top w:val="none" w:sz="0" w:space="0" w:color="auto"/>
                                                            <w:left w:val="none" w:sz="0" w:space="0" w:color="auto"/>
                                                            <w:bottom w:val="none" w:sz="0" w:space="0" w:color="auto"/>
                                                            <w:right w:val="none" w:sz="0" w:space="0" w:color="auto"/>
                                                          </w:divBdr>
                                                          <w:divsChild>
                                                            <w:div w:id="487747206">
                                                              <w:marLeft w:val="0"/>
                                                              <w:marRight w:val="0"/>
                                                              <w:marTop w:val="0"/>
                                                              <w:marBottom w:val="0"/>
                                                              <w:divBdr>
                                                                <w:top w:val="none" w:sz="0" w:space="0" w:color="auto"/>
                                                                <w:left w:val="none" w:sz="0" w:space="0" w:color="auto"/>
                                                                <w:bottom w:val="none" w:sz="0" w:space="0" w:color="auto"/>
                                                                <w:right w:val="none" w:sz="0" w:space="0" w:color="auto"/>
                                                              </w:divBdr>
                                                              <w:divsChild>
                                                                <w:div w:id="319046501">
                                                                  <w:marLeft w:val="0"/>
                                                                  <w:marRight w:val="0"/>
                                                                  <w:marTop w:val="0"/>
                                                                  <w:marBottom w:val="450"/>
                                                                  <w:divBdr>
                                                                    <w:top w:val="none" w:sz="0" w:space="0" w:color="auto"/>
                                                                    <w:left w:val="none" w:sz="0" w:space="0" w:color="auto"/>
                                                                    <w:bottom w:val="none" w:sz="0" w:space="0" w:color="auto"/>
                                                                    <w:right w:val="none" w:sz="0" w:space="0" w:color="auto"/>
                                                                  </w:divBdr>
                                                                  <w:divsChild>
                                                                    <w:div w:id="73331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406959">
                                                      <w:marLeft w:val="0"/>
                                                      <w:marRight w:val="0"/>
                                                      <w:marTop w:val="0"/>
                                                      <w:marBottom w:val="0"/>
                                                      <w:divBdr>
                                                        <w:top w:val="none" w:sz="0" w:space="0" w:color="auto"/>
                                                        <w:left w:val="none" w:sz="0" w:space="0" w:color="auto"/>
                                                        <w:bottom w:val="none" w:sz="0" w:space="0" w:color="auto"/>
                                                        <w:right w:val="none" w:sz="0" w:space="0" w:color="auto"/>
                                                      </w:divBdr>
                                                      <w:divsChild>
                                                        <w:div w:id="1966543470">
                                                          <w:marLeft w:val="0"/>
                                                          <w:marRight w:val="0"/>
                                                          <w:marTop w:val="0"/>
                                                          <w:marBottom w:val="0"/>
                                                          <w:divBdr>
                                                            <w:top w:val="none" w:sz="0" w:space="0" w:color="auto"/>
                                                            <w:left w:val="none" w:sz="0" w:space="0" w:color="auto"/>
                                                            <w:bottom w:val="none" w:sz="0" w:space="0" w:color="auto"/>
                                                            <w:right w:val="none" w:sz="0" w:space="0" w:color="auto"/>
                                                          </w:divBdr>
                                                        </w:div>
                                                      </w:divsChild>
                                                    </w:div>
                                                    <w:div w:id="432366212">
                                                      <w:marLeft w:val="0"/>
                                                      <w:marRight w:val="0"/>
                                                      <w:marTop w:val="0"/>
                                                      <w:marBottom w:val="0"/>
                                                      <w:divBdr>
                                                        <w:top w:val="none" w:sz="0" w:space="0" w:color="auto"/>
                                                        <w:left w:val="none" w:sz="0" w:space="0" w:color="auto"/>
                                                        <w:bottom w:val="none" w:sz="0" w:space="0" w:color="auto"/>
                                                        <w:right w:val="none" w:sz="0" w:space="0" w:color="auto"/>
                                                      </w:divBdr>
                                                      <w:divsChild>
                                                        <w:div w:id="657929507">
                                                          <w:marLeft w:val="0"/>
                                                          <w:marRight w:val="0"/>
                                                          <w:marTop w:val="0"/>
                                                          <w:marBottom w:val="0"/>
                                                          <w:divBdr>
                                                            <w:top w:val="none" w:sz="0" w:space="0" w:color="auto"/>
                                                            <w:left w:val="none" w:sz="0" w:space="0" w:color="auto"/>
                                                            <w:bottom w:val="none" w:sz="0" w:space="0" w:color="auto"/>
                                                            <w:right w:val="none" w:sz="0" w:space="0" w:color="auto"/>
                                                          </w:divBdr>
                                                        </w:div>
                                                      </w:divsChild>
                                                    </w:div>
                                                    <w:div w:id="560874535">
                                                      <w:marLeft w:val="0"/>
                                                      <w:marRight w:val="0"/>
                                                      <w:marTop w:val="0"/>
                                                      <w:marBottom w:val="0"/>
                                                      <w:divBdr>
                                                        <w:top w:val="none" w:sz="0" w:space="0" w:color="auto"/>
                                                        <w:left w:val="none" w:sz="0" w:space="0" w:color="auto"/>
                                                        <w:bottom w:val="none" w:sz="0" w:space="0" w:color="auto"/>
                                                        <w:right w:val="none" w:sz="0" w:space="0" w:color="auto"/>
                                                      </w:divBdr>
                                                    </w:div>
                                                    <w:div w:id="644505812">
                                                      <w:marLeft w:val="0"/>
                                                      <w:marRight w:val="0"/>
                                                      <w:marTop w:val="0"/>
                                                      <w:marBottom w:val="0"/>
                                                      <w:divBdr>
                                                        <w:top w:val="none" w:sz="0" w:space="0" w:color="auto"/>
                                                        <w:left w:val="none" w:sz="0" w:space="0" w:color="auto"/>
                                                        <w:bottom w:val="none" w:sz="0" w:space="0" w:color="auto"/>
                                                        <w:right w:val="none" w:sz="0" w:space="0" w:color="auto"/>
                                                      </w:divBdr>
                                                    </w:div>
                                                    <w:div w:id="702637613">
                                                      <w:marLeft w:val="0"/>
                                                      <w:marRight w:val="0"/>
                                                      <w:marTop w:val="0"/>
                                                      <w:marBottom w:val="0"/>
                                                      <w:divBdr>
                                                        <w:top w:val="none" w:sz="0" w:space="0" w:color="auto"/>
                                                        <w:left w:val="none" w:sz="0" w:space="0" w:color="auto"/>
                                                        <w:bottom w:val="none" w:sz="0" w:space="0" w:color="auto"/>
                                                        <w:right w:val="none" w:sz="0" w:space="0" w:color="auto"/>
                                                      </w:divBdr>
                                                      <w:divsChild>
                                                        <w:div w:id="1875540221">
                                                          <w:marLeft w:val="0"/>
                                                          <w:marRight w:val="0"/>
                                                          <w:marTop w:val="0"/>
                                                          <w:marBottom w:val="0"/>
                                                          <w:divBdr>
                                                            <w:top w:val="none" w:sz="0" w:space="0" w:color="auto"/>
                                                            <w:left w:val="none" w:sz="0" w:space="0" w:color="auto"/>
                                                            <w:bottom w:val="none" w:sz="0" w:space="0" w:color="auto"/>
                                                            <w:right w:val="none" w:sz="0" w:space="0" w:color="auto"/>
                                                          </w:divBdr>
                                                          <w:divsChild>
                                                            <w:div w:id="996110540">
                                                              <w:marLeft w:val="0"/>
                                                              <w:marRight w:val="0"/>
                                                              <w:marTop w:val="0"/>
                                                              <w:marBottom w:val="0"/>
                                                              <w:divBdr>
                                                                <w:top w:val="none" w:sz="0" w:space="0" w:color="auto"/>
                                                                <w:left w:val="none" w:sz="0" w:space="0" w:color="auto"/>
                                                                <w:bottom w:val="none" w:sz="0" w:space="0" w:color="auto"/>
                                                                <w:right w:val="none" w:sz="0" w:space="0" w:color="auto"/>
                                                              </w:divBdr>
                                                              <w:divsChild>
                                                                <w:div w:id="1452744077">
                                                                  <w:marLeft w:val="0"/>
                                                                  <w:marRight w:val="0"/>
                                                                  <w:marTop w:val="0"/>
                                                                  <w:marBottom w:val="450"/>
                                                                  <w:divBdr>
                                                                    <w:top w:val="none" w:sz="0" w:space="0" w:color="auto"/>
                                                                    <w:left w:val="none" w:sz="0" w:space="0" w:color="auto"/>
                                                                    <w:bottom w:val="none" w:sz="0" w:space="0" w:color="auto"/>
                                                                    <w:right w:val="none" w:sz="0" w:space="0" w:color="auto"/>
                                                                  </w:divBdr>
                                                                  <w:divsChild>
                                                                    <w:div w:id="17898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95080">
                                                      <w:marLeft w:val="0"/>
                                                      <w:marRight w:val="0"/>
                                                      <w:marTop w:val="0"/>
                                                      <w:marBottom w:val="0"/>
                                                      <w:divBdr>
                                                        <w:top w:val="none" w:sz="0" w:space="0" w:color="auto"/>
                                                        <w:left w:val="none" w:sz="0" w:space="0" w:color="auto"/>
                                                        <w:bottom w:val="none" w:sz="0" w:space="0" w:color="auto"/>
                                                        <w:right w:val="none" w:sz="0" w:space="0" w:color="auto"/>
                                                      </w:divBdr>
                                                    </w:div>
                                                    <w:div w:id="769357459">
                                                      <w:marLeft w:val="0"/>
                                                      <w:marRight w:val="0"/>
                                                      <w:marTop w:val="0"/>
                                                      <w:marBottom w:val="0"/>
                                                      <w:divBdr>
                                                        <w:top w:val="none" w:sz="0" w:space="0" w:color="auto"/>
                                                        <w:left w:val="none" w:sz="0" w:space="0" w:color="auto"/>
                                                        <w:bottom w:val="none" w:sz="0" w:space="0" w:color="auto"/>
                                                        <w:right w:val="none" w:sz="0" w:space="0" w:color="auto"/>
                                                      </w:divBdr>
                                                    </w:div>
                                                    <w:div w:id="1093089114">
                                                      <w:marLeft w:val="0"/>
                                                      <w:marRight w:val="0"/>
                                                      <w:marTop w:val="0"/>
                                                      <w:marBottom w:val="0"/>
                                                      <w:divBdr>
                                                        <w:top w:val="none" w:sz="0" w:space="0" w:color="auto"/>
                                                        <w:left w:val="none" w:sz="0" w:space="0" w:color="auto"/>
                                                        <w:bottom w:val="none" w:sz="0" w:space="0" w:color="auto"/>
                                                        <w:right w:val="none" w:sz="0" w:space="0" w:color="auto"/>
                                                      </w:divBdr>
                                                      <w:divsChild>
                                                        <w:div w:id="1784837894">
                                                          <w:marLeft w:val="0"/>
                                                          <w:marRight w:val="0"/>
                                                          <w:marTop w:val="0"/>
                                                          <w:marBottom w:val="0"/>
                                                          <w:divBdr>
                                                            <w:top w:val="none" w:sz="0" w:space="0" w:color="auto"/>
                                                            <w:left w:val="none" w:sz="0" w:space="0" w:color="auto"/>
                                                            <w:bottom w:val="none" w:sz="0" w:space="0" w:color="auto"/>
                                                            <w:right w:val="none" w:sz="0" w:space="0" w:color="auto"/>
                                                          </w:divBdr>
                                                        </w:div>
                                                      </w:divsChild>
                                                    </w:div>
                                                    <w:div w:id="1258292968">
                                                      <w:marLeft w:val="0"/>
                                                      <w:marRight w:val="0"/>
                                                      <w:marTop w:val="0"/>
                                                      <w:marBottom w:val="0"/>
                                                      <w:divBdr>
                                                        <w:top w:val="none" w:sz="0" w:space="0" w:color="auto"/>
                                                        <w:left w:val="none" w:sz="0" w:space="0" w:color="auto"/>
                                                        <w:bottom w:val="none" w:sz="0" w:space="0" w:color="auto"/>
                                                        <w:right w:val="none" w:sz="0" w:space="0" w:color="auto"/>
                                                      </w:divBdr>
                                                      <w:divsChild>
                                                        <w:div w:id="1597053979">
                                                          <w:marLeft w:val="0"/>
                                                          <w:marRight w:val="0"/>
                                                          <w:marTop w:val="0"/>
                                                          <w:marBottom w:val="0"/>
                                                          <w:divBdr>
                                                            <w:top w:val="none" w:sz="0" w:space="0" w:color="auto"/>
                                                            <w:left w:val="none" w:sz="0" w:space="0" w:color="auto"/>
                                                            <w:bottom w:val="none" w:sz="0" w:space="0" w:color="auto"/>
                                                            <w:right w:val="none" w:sz="0" w:space="0" w:color="auto"/>
                                                          </w:divBdr>
                                                        </w:div>
                                                      </w:divsChild>
                                                    </w:div>
                                                    <w:div w:id="1396315237">
                                                      <w:marLeft w:val="0"/>
                                                      <w:marRight w:val="0"/>
                                                      <w:marTop w:val="0"/>
                                                      <w:marBottom w:val="0"/>
                                                      <w:divBdr>
                                                        <w:top w:val="none" w:sz="0" w:space="0" w:color="auto"/>
                                                        <w:left w:val="none" w:sz="0" w:space="0" w:color="auto"/>
                                                        <w:bottom w:val="none" w:sz="0" w:space="0" w:color="auto"/>
                                                        <w:right w:val="none" w:sz="0" w:space="0" w:color="auto"/>
                                                      </w:divBdr>
                                                      <w:divsChild>
                                                        <w:div w:id="1732774268">
                                                          <w:marLeft w:val="0"/>
                                                          <w:marRight w:val="0"/>
                                                          <w:marTop w:val="0"/>
                                                          <w:marBottom w:val="0"/>
                                                          <w:divBdr>
                                                            <w:top w:val="none" w:sz="0" w:space="0" w:color="auto"/>
                                                            <w:left w:val="none" w:sz="0" w:space="0" w:color="auto"/>
                                                            <w:bottom w:val="none" w:sz="0" w:space="0" w:color="auto"/>
                                                            <w:right w:val="none" w:sz="0" w:space="0" w:color="auto"/>
                                                          </w:divBdr>
                                                        </w:div>
                                                      </w:divsChild>
                                                    </w:div>
                                                    <w:div w:id="1490906263">
                                                      <w:marLeft w:val="0"/>
                                                      <w:marRight w:val="0"/>
                                                      <w:marTop w:val="0"/>
                                                      <w:marBottom w:val="0"/>
                                                      <w:divBdr>
                                                        <w:top w:val="none" w:sz="0" w:space="0" w:color="auto"/>
                                                        <w:left w:val="none" w:sz="0" w:space="0" w:color="auto"/>
                                                        <w:bottom w:val="none" w:sz="0" w:space="0" w:color="auto"/>
                                                        <w:right w:val="none" w:sz="0" w:space="0" w:color="auto"/>
                                                      </w:divBdr>
                                                      <w:divsChild>
                                                        <w:div w:id="769004554">
                                                          <w:marLeft w:val="0"/>
                                                          <w:marRight w:val="0"/>
                                                          <w:marTop w:val="0"/>
                                                          <w:marBottom w:val="0"/>
                                                          <w:divBdr>
                                                            <w:top w:val="none" w:sz="0" w:space="0" w:color="auto"/>
                                                            <w:left w:val="none" w:sz="0" w:space="0" w:color="auto"/>
                                                            <w:bottom w:val="none" w:sz="0" w:space="0" w:color="auto"/>
                                                            <w:right w:val="none" w:sz="0" w:space="0" w:color="auto"/>
                                                          </w:divBdr>
                                                        </w:div>
                                                      </w:divsChild>
                                                    </w:div>
                                                    <w:div w:id="1511330649">
                                                      <w:marLeft w:val="0"/>
                                                      <w:marRight w:val="0"/>
                                                      <w:marTop w:val="0"/>
                                                      <w:marBottom w:val="0"/>
                                                      <w:divBdr>
                                                        <w:top w:val="none" w:sz="0" w:space="0" w:color="auto"/>
                                                        <w:left w:val="none" w:sz="0" w:space="0" w:color="auto"/>
                                                        <w:bottom w:val="none" w:sz="0" w:space="0" w:color="auto"/>
                                                        <w:right w:val="none" w:sz="0" w:space="0" w:color="auto"/>
                                                      </w:divBdr>
                                                    </w:div>
                                                    <w:div w:id="1525749956">
                                                      <w:marLeft w:val="0"/>
                                                      <w:marRight w:val="0"/>
                                                      <w:marTop w:val="0"/>
                                                      <w:marBottom w:val="0"/>
                                                      <w:divBdr>
                                                        <w:top w:val="none" w:sz="0" w:space="0" w:color="auto"/>
                                                        <w:left w:val="none" w:sz="0" w:space="0" w:color="auto"/>
                                                        <w:bottom w:val="none" w:sz="0" w:space="0" w:color="auto"/>
                                                        <w:right w:val="none" w:sz="0" w:space="0" w:color="auto"/>
                                                      </w:divBdr>
                                                      <w:divsChild>
                                                        <w:div w:id="1146627948">
                                                          <w:marLeft w:val="0"/>
                                                          <w:marRight w:val="0"/>
                                                          <w:marTop w:val="0"/>
                                                          <w:marBottom w:val="0"/>
                                                          <w:divBdr>
                                                            <w:top w:val="none" w:sz="0" w:space="0" w:color="auto"/>
                                                            <w:left w:val="none" w:sz="0" w:space="0" w:color="auto"/>
                                                            <w:bottom w:val="none" w:sz="0" w:space="0" w:color="auto"/>
                                                            <w:right w:val="none" w:sz="0" w:space="0" w:color="auto"/>
                                                          </w:divBdr>
                                                          <w:divsChild>
                                                            <w:div w:id="1196382369">
                                                              <w:marLeft w:val="0"/>
                                                              <w:marRight w:val="0"/>
                                                              <w:marTop w:val="0"/>
                                                              <w:marBottom w:val="0"/>
                                                              <w:divBdr>
                                                                <w:top w:val="none" w:sz="0" w:space="0" w:color="auto"/>
                                                                <w:left w:val="none" w:sz="0" w:space="0" w:color="auto"/>
                                                                <w:bottom w:val="none" w:sz="0" w:space="0" w:color="auto"/>
                                                                <w:right w:val="none" w:sz="0" w:space="0" w:color="auto"/>
                                                              </w:divBdr>
                                                              <w:divsChild>
                                                                <w:div w:id="1779984737">
                                                                  <w:marLeft w:val="0"/>
                                                                  <w:marRight w:val="0"/>
                                                                  <w:marTop w:val="0"/>
                                                                  <w:marBottom w:val="450"/>
                                                                  <w:divBdr>
                                                                    <w:top w:val="none" w:sz="0" w:space="0" w:color="auto"/>
                                                                    <w:left w:val="none" w:sz="0" w:space="0" w:color="auto"/>
                                                                    <w:bottom w:val="none" w:sz="0" w:space="0" w:color="auto"/>
                                                                    <w:right w:val="none" w:sz="0" w:space="0" w:color="auto"/>
                                                                  </w:divBdr>
                                                                  <w:divsChild>
                                                                    <w:div w:id="21274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4818">
                                                      <w:marLeft w:val="0"/>
                                                      <w:marRight w:val="0"/>
                                                      <w:marTop w:val="0"/>
                                                      <w:marBottom w:val="0"/>
                                                      <w:divBdr>
                                                        <w:top w:val="none" w:sz="0" w:space="0" w:color="auto"/>
                                                        <w:left w:val="none" w:sz="0" w:space="0" w:color="auto"/>
                                                        <w:bottom w:val="none" w:sz="0" w:space="0" w:color="auto"/>
                                                        <w:right w:val="none" w:sz="0" w:space="0" w:color="auto"/>
                                                      </w:divBdr>
                                                      <w:divsChild>
                                                        <w:div w:id="1629431406">
                                                          <w:marLeft w:val="0"/>
                                                          <w:marRight w:val="0"/>
                                                          <w:marTop w:val="0"/>
                                                          <w:marBottom w:val="0"/>
                                                          <w:divBdr>
                                                            <w:top w:val="none" w:sz="0" w:space="0" w:color="auto"/>
                                                            <w:left w:val="none" w:sz="0" w:space="0" w:color="auto"/>
                                                            <w:bottom w:val="none" w:sz="0" w:space="0" w:color="auto"/>
                                                            <w:right w:val="none" w:sz="0" w:space="0" w:color="auto"/>
                                                          </w:divBdr>
                                                        </w:div>
                                                      </w:divsChild>
                                                    </w:div>
                                                    <w:div w:id="1662463030">
                                                      <w:marLeft w:val="0"/>
                                                      <w:marRight w:val="0"/>
                                                      <w:marTop w:val="0"/>
                                                      <w:marBottom w:val="0"/>
                                                      <w:divBdr>
                                                        <w:top w:val="none" w:sz="0" w:space="0" w:color="auto"/>
                                                        <w:left w:val="none" w:sz="0" w:space="0" w:color="auto"/>
                                                        <w:bottom w:val="none" w:sz="0" w:space="0" w:color="auto"/>
                                                        <w:right w:val="none" w:sz="0" w:space="0" w:color="auto"/>
                                                      </w:divBdr>
                                                      <w:divsChild>
                                                        <w:div w:id="2041709894">
                                                          <w:marLeft w:val="0"/>
                                                          <w:marRight w:val="0"/>
                                                          <w:marTop w:val="0"/>
                                                          <w:marBottom w:val="0"/>
                                                          <w:divBdr>
                                                            <w:top w:val="none" w:sz="0" w:space="0" w:color="auto"/>
                                                            <w:left w:val="none" w:sz="0" w:space="0" w:color="auto"/>
                                                            <w:bottom w:val="none" w:sz="0" w:space="0" w:color="auto"/>
                                                            <w:right w:val="none" w:sz="0" w:space="0" w:color="auto"/>
                                                          </w:divBdr>
                                                          <w:divsChild>
                                                            <w:div w:id="2142990614">
                                                              <w:marLeft w:val="0"/>
                                                              <w:marRight w:val="0"/>
                                                              <w:marTop w:val="0"/>
                                                              <w:marBottom w:val="0"/>
                                                              <w:divBdr>
                                                                <w:top w:val="none" w:sz="0" w:space="0" w:color="auto"/>
                                                                <w:left w:val="none" w:sz="0" w:space="0" w:color="auto"/>
                                                                <w:bottom w:val="none" w:sz="0" w:space="0" w:color="auto"/>
                                                                <w:right w:val="none" w:sz="0" w:space="0" w:color="auto"/>
                                                              </w:divBdr>
                                                              <w:divsChild>
                                                                <w:div w:id="556355623">
                                                                  <w:marLeft w:val="0"/>
                                                                  <w:marRight w:val="0"/>
                                                                  <w:marTop w:val="0"/>
                                                                  <w:marBottom w:val="450"/>
                                                                  <w:divBdr>
                                                                    <w:top w:val="none" w:sz="0" w:space="0" w:color="auto"/>
                                                                    <w:left w:val="none" w:sz="0" w:space="0" w:color="auto"/>
                                                                    <w:bottom w:val="none" w:sz="0" w:space="0" w:color="auto"/>
                                                                    <w:right w:val="none" w:sz="0" w:space="0" w:color="auto"/>
                                                                  </w:divBdr>
                                                                  <w:divsChild>
                                                                    <w:div w:id="19189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76327">
                                                      <w:marLeft w:val="0"/>
                                                      <w:marRight w:val="0"/>
                                                      <w:marTop w:val="0"/>
                                                      <w:marBottom w:val="0"/>
                                                      <w:divBdr>
                                                        <w:top w:val="none" w:sz="0" w:space="0" w:color="auto"/>
                                                        <w:left w:val="none" w:sz="0" w:space="0" w:color="auto"/>
                                                        <w:bottom w:val="none" w:sz="0" w:space="0" w:color="auto"/>
                                                        <w:right w:val="none" w:sz="0" w:space="0" w:color="auto"/>
                                                      </w:divBdr>
                                                    </w:div>
                                                    <w:div w:id="2116829745">
                                                      <w:marLeft w:val="0"/>
                                                      <w:marRight w:val="0"/>
                                                      <w:marTop w:val="0"/>
                                                      <w:marBottom w:val="0"/>
                                                      <w:divBdr>
                                                        <w:top w:val="none" w:sz="0" w:space="0" w:color="auto"/>
                                                        <w:left w:val="none" w:sz="0" w:space="0" w:color="auto"/>
                                                        <w:bottom w:val="none" w:sz="0" w:space="0" w:color="auto"/>
                                                        <w:right w:val="none" w:sz="0" w:space="0" w:color="auto"/>
                                                      </w:divBdr>
                                                      <w:divsChild>
                                                        <w:div w:id="309677548">
                                                          <w:marLeft w:val="0"/>
                                                          <w:marRight w:val="0"/>
                                                          <w:marTop w:val="0"/>
                                                          <w:marBottom w:val="0"/>
                                                          <w:divBdr>
                                                            <w:top w:val="none" w:sz="0" w:space="0" w:color="auto"/>
                                                            <w:left w:val="none" w:sz="0" w:space="0" w:color="auto"/>
                                                            <w:bottom w:val="none" w:sz="0" w:space="0" w:color="auto"/>
                                                            <w:right w:val="none" w:sz="0" w:space="0" w:color="auto"/>
                                                          </w:divBdr>
                                                        </w:div>
                                                        <w:div w:id="18807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7955">
                                                  <w:marLeft w:val="0"/>
                                                  <w:marRight w:val="0"/>
                                                  <w:marTop w:val="0"/>
                                                  <w:marBottom w:val="0"/>
                                                  <w:divBdr>
                                                    <w:top w:val="none" w:sz="0" w:space="0" w:color="auto"/>
                                                    <w:left w:val="none" w:sz="0" w:space="0" w:color="auto"/>
                                                    <w:bottom w:val="none" w:sz="0" w:space="0" w:color="auto"/>
                                                    <w:right w:val="none" w:sz="0" w:space="0" w:color="auto"/>
                                                  </w:divBdr>
                                                  <w:divsChild>
                                                    <w:div w:id="2632110">
                                                      <w:marLeft w:val="0"/>
                                                      <w:marRight w:val="0"/>
                                                      <w:marTop w:val="0"/>
                                                      <w:marBottom w:val="0"/>
                                                      <w:divBdr>
                                                        <w:top w:val="none" w:sz="0" w:space="0" w:color="auto"/>
                                                        <w:left w:val="none" w:sz="0" w:space="0" w:color="auto"/>
                                                        <w:bottom w:val="none" w:sz="0" w:space="0" w:color="auto"/>
                                                        <w:right w:val="none" w:sz="0" w:space="0" w:color="auto"/>
                                                      </w:divBdr>
                                                      <w:divsChild>
                                                        <w:div w:id="1626696394">
                                                          <w:marLeft w:val="0"/>
                                                          <w:marRight w:val="0"/>
                                                          <w:marTop w:val="0"/>
                                                          <w:marBottom w:val="0"/>
                                                          <w:divBdr>
                                                            <w:top w:val="none" w:sz="0" w:space="0" w:color="auto"/>
                                                            <w:left w:val="none" w:sz="0" w:space="0" w:color="auto"/>
                                                            <w:bottom w:val="none" w:sz="0" w:space="0" w:color="auto"/>
                                                            <w:right w:val="none" w:sz="0" w:space="0" w:color="auto"/>
                                                          </w:divBdr>
                                                        </w:div>
                                                      </w:divsChild>
                                                    </w:div>
                                                    <w:div w:id="322592013">
                                                      <w:marLeft w:val="0"/>
                                                      <w:marRight w:val="0"/>
                                                      <w:marTop w:val="0"/>
                                                      <w:marBottom w:val="0"/>
                                                      <w:divBdr>
                                                        <w:top w:val="none" w:sz="0" w:space="0" w:color="auto"/>
                                                        <w:left w:val="none" w:sz="0" w:space="0" w:color="auto"/>
                                                        <w:bottom w:val="none" w:sz="0" w:space="0" w:color="auto"/>
                                                        <w:right w:val="none" w:sz="0" w:space="0" w:color="auto"/>
                                                      </w:divBdr>
                                                      <w:divsChild>
                                                        <w:div w:id="1252081008">
                                                          <w:marLeft w:val="0"/>
                                                          <w:marRight w:val="0"/>
                                                          <w:marTop w:val="0"/>
                                                          <w:marBottom w:val="0"/>
                                                          <w:divBdr>
                                                            <w:top w:val="none" w:sz="0" w:space="0" w:color="auto"/>
                                                            <w:left w:val="none" w:sz="0" w:space="0" w:color="auto"/>
                                                            <w:bottom w:val="none" w:sz="0" w:space="0" w:color="auto"/>
                                                            <w:right w:val="none" w:sz="0" w:space="0" w:color="auto"/>
                                                          </w:divBdr>
                                                          <w:divsChild>
                                                            <w:div w:id="928660129">
                                                              <w:marLeft w:val="0"/>
                                                              <w:marRight w:val="0"/>
                                                              <w:marTop w:val="0"/>
                                                              <w:marBottom w:val="0"/>
                                                              <w:divBdr>
                                                                <w:top w:val="none" w:sz="0" w:space="0" w:color="auto"/>
                                                                <w:left w:val="none" w:sz="0" w:space="0" w:color="auto"/>
                                                                <w:bottom w:val="none" w:sz="0" w:space="0" w:color="auto"/>
                                                                <w:right w:val="none" w:sz="0" w:space="0" w:color="auto"/>
                                                              </w:divBdr>
                                                              <w:divsChild>
                                                                <w:div w:id="1239705502">
                                                                  <w:marLeft w:val="0"/>
                                                                  <w:marRight w:val="0"/>
                                                                  <w:marTop w:val="0"/>
                                                                  <w:marBottom w:val="450"/>
                                                                  <w:divBdr>
                                                                    <w:top w:val="none" w:sz="0" w:space="0" w:color="auto"/>
                                                                    <w:left w:val="none" w:sz="0" w:space="0" w:color="auto"/>
                                                                    <w:bottom w:val="none" w:sz="0" w:space="0" w:color="auto"/>
                                                                    <w:right w:val="none" w:sz="0" w:space="0" w:color="auto"/>
                                                                  </w:divBdr>
                                                                  <w:divsChild>
                                                                    <w:div w:id="87393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43889">
                                                      <w:marLeft w:val="0"/>
                                                      <w:marRight w:val="0"/>
                                                      <w:marTop w:val="0"/>
                                                      <w:marBottom w:val="0"/>
                                                      <w:divBdr>
                                                        <w:top w:val="none" w:sz="0" w:space="0" w:color="auto"/>
                                                        <w:left w:val="none" w:sz="0" w:space="0" w:color="auto"/>
                                                        <w:bottom w:val="none" w:sz="0" w:space="0" w:color="auto"/>
                                                        <w:right w:val="none" w:sz="0" w:space="0" w:color="auto"/>
                                                      </w:divBdr>
                                                    </w:div>
                                                    <w:div w:id="736175048">
                                                      <w:marLeft w:val="0"/>
                                                      <w:marRight w:val="0"/>
                                                      <w:marTop w:val="0"/>
                                                      <w:marBottom w:val="0"/>
                                                      <w:divBdr>
                                                        <w:top w:val="none" w:sz="0" w:space="0" w:color="auto"/>
                                                        <w:left w:val="none" w:sz="0" w:space="0" w:color="auto"/>
                                                        <w:bottom w:val="none" w:sz="0" w:space="0" w:color="auto"/>
                                                        <w:right w:val="none" w:sz="0" w:space="0" w:color="auto"/>
                                                      </w:divBdr>
                                                    </w:div>
                                                    <w:div w:id="751390565">
                                                      <w:marLeft w:val="0"/>
                                                      <w:marRight w:val="0"/>
                                                      <w:marTop w:val="0"/>
                                                      <w:marBottom w:val="0"/>
                                                      <w:divBdr>
                                                        <w:top w:val="none" w:sz="0" w:space="0" w:color="auto"/>
                                                        <w:left w:val="none" w:sz="0" w:space="0" w:color="auto"/>
                                                        <w:bottom w:val="none" w:sz="0" w:space="0" w:color="auto"/>
                                                        <w:right w:val="none" w:sz="0" w:space="0" w:color="auto"/>
                                                      </w:divBdr>
                                                      <w:divsChild>
                                                        <w:div w:id="897134623">
                                                          <w:marLeft w:val="0"/>
                                                          <w:marRight w:val="0"/>
                                                          <w:marTop w:val="0"/>
                                                          <w:marBottom w:val="0"/>
                                                          <w:divBdr>
                                                            <w:top w:val="none" w:sz="0" w:space="0" w:color="auto"/>
                                                            <w:left w:val="none" w:sz="0" w:space="0" w:color="auto"/>
                                                            <w:bottom w:val="none" w:sz="0" w:space="0" w:color="auto"/>
                                                            <w:right w:val="none" w:sz="0" w:space="0" w:color="auto"/>
                                                          </w:divBdr>
                                                        </w:div>
                                                        <w:div w:id="909315945">
                                                          <w:marLeft w:val="0"/>
                                                          <w:marRight w:val="0"/>
                                                          <w:marTop w:val="0"/>
                                                          <w:marBottom w:val="0"/>
                                                          <w:divBdr>
                                                            <w:top w:val="none" w:sz="0" w:space="0" w:color="auto"/>
                                                            <w:left w:val="none" w:sz="0" w:space="0" w:color="auto"/>
                                                            <w:bottom w:val="none" w:sz="0" w:space="0" w:color="auto"/>
                                                            <w:right w:val="none" w:sz="0" w:space="0" w:color="auto"/>
                                                          </w:divBdr>
                                                        </w:div>
                                                      </w:divsChild>
                                                    </w:div>
                                                    <w:div w:id="799490871">
                                                      <w:marLeft w:val="0"/>
                                                      <w:marRight w:val="0"/>
                                                      <w:marTop w:val="0"/>
                                                      <w:marBottom w:val="0"/>
                                                      <w:divBdr>
                                                        <w:top w:val="none" w:sz="0" w:space="0" w:color="auto"/>
                                                        <w:left w:val="none" w:sz="0" w:space="0" w:color="auto"/>
                                                        <w:bottom w:val="none" w:sz="0" w:space="0" w:color="auto"/>
                                                        <w:right w:val="none" w:sz="0" w:space="0" w:color="auto"/>
                                                      </w:divBdr>
                                                      <w:divsChild>
                                                        <w:div w:id="222133865">
                                                          <w:marLeft w:val="0"/>
                                                          <w:marRight w:val="0"/>
                                                          <w:marTop w:val="0"/>
                                                          <w:marBottom w:val="0"/>
                                                          <w:divBdr>
                                                            <w:top w:val="none" w:sz="0" w:space="0" w:color="auto"/>
                                                            <w:left w:val="none" w:sz="0" w:space="0" w:color="auto"/>
                                                            <w:bottom w:val="none" w:sz="0" w:space="0" w:color="auto"/>
                                                            <w:right w:val="none" w:sz="0" w:space="0" w:color="auto"/>
                                                          </w:divBdr>
                                                        </w:div>
                                                      </w:divsChild>
                                                    </w:div>
                                                    <w:div w:id="1447508874">
                                                      <w:marLeft w:val="0"/>
                                                      <w:marRight w:val="0"/>
                                                      <w:marTop w:val="0"/>
                                                      <w:marBottom w:val="0"/>
                                                      <w:divBdr>
                                                        <w:top w:val="none" w:sz="0" w:space="0" w:color="auto"/>
                                                        <w:left w:val="none" w:sz="0" w:space="0" w:color="auto"/>
                                                        <w:bottom w:val="none" w:sz="0" w:space="0" w:color="auto"/>
                                                        <w:right w:val="none" w:sz="0" w:space="0" w:color="auto"/>
                                                      </w:divBdr>
                                                    </w:div>
                                                    <w:div w:id="1506751299">
                                                      <w:marLeft w:val="0"/>
                                                      <w:marRight w:val="0"/>
                                                      <w:marTop w:val="0"/>
                                                      <w:marBottom w:val="0"/>
                                                      <w:divBdr>
                                                        <w:top w:val="none" w:sz="0" w:space="0" w:color="auto"/>
                                                        <w:left w:val="none" w:sz="0" w:space="0" w:color="auto"/>
                                                        <w:bottom w:val="none" w:sz="0" w:space="0" w:color="auto"/>
                                                        <w:right w:val="none" w:sz="0" w:space="0" w:color="auto"/>
                                                      </w:divBdr>
                                                      <w:divsChild>
                                                        <w:div w:id="1585602092">
                                                          <w:marLeft w:val="0"/>
                                                          <w:marRight w:val="0"/>
                                                          <w:marTop w:val="0"/>
                                                          <w:marBottom w:val="0"/>
                                                          <w:divBdr>
                                                            <w:top w:val="none" w:sz="0" w:space="0" w:color="auto"/>
                                                            <w:left w:val="none" w:sz="0" w:space="0" w:color="auto"/>
                                                            <w:bottom w:val="none" w:sz="0" w:space="0" w:color="auto"/>
                                                            <w:right w:val="none" w:sz="0" w:space="0" w:color="auto"/>
                                                          </w:divBdr>
                                                        </w:div>
                                                      </w:divsChild>
                                                    </w:div>
                                                    <w:div w:id="1693919490">
                                                      <w:marLeft w:val="0"/>
                                                      <w:marRight w:val="0"/>
                                                      <w:marTop w:val="0"/>
                                                      <w:marBottom w:val="0"/>
                                                      <w:divBdr>
                                                        <w:top w:val="none" w:sz="0" w:space="0" w:color="auto"/>
                                                        <w:left w:val="none" w:sz="0" w:space="0" w:color="auto"/>
                                                        <w:bottom w:val="none" w:sz="0" w:space="0" w:color="auto"/>
                                                        <w:right w:val="none" w:sz="0" w:space="0" w:color="auto"/>
                                                      </w:divBdr>
                                                    </w:div>
                                                    <w:div w:id="1787844410">
                                                      <w:marLeft w:val="0"/>
                                                      <w:marRight w:val="0"/>
                                                      <w:marTop w:val="0"/>
                                                      <w:marBottom w:val="0"/>
                                                      <w:divBdr>
                                                        <w:top w:val="none" w:sz="0" w:space="0" w:color="auto"/>
                                                        <w:left w:val="none" w:sz="0" w:space="0" w:color="auto"/>
                                                        <w:bottom w:val="none" w:sz="0" w:space="0" w:color="auto"/>
                                                        <w:right w:val="none" w:sz="0" w:space="0" w:color="auto"/>
                                                      </w:divBdr>
                                                      <w:divsChild>
                                                        <w:div w:id="888492254">
                                                          <w:marLeft w:val="0"/>
                                                          <w:marRight w:val="0"/>
                                                          <w:marTop w:val="0"/>
                                                          <w:marBottom w:val="0"/>
                                                          <w:divBdr>
                                                            <w:top w:val="none" w:sz="0" w:space="0" w:color="auto"/>
                                                            <w:left w:val="none" w:sz="0" w:space="0" w:color="auto"/>
                                                            <w:bottom w:val="none" w:sz="0" w:space="0" w:color="auto"/>
                                                            <w:right w:val="none" w:sz="0" w:space="0" w:color="auto"/>
                                                          </w:divBdr>
                                                          <w:divsChild>
                                                            <w:div w:id="526868788">
                                                              <w:marLeft w:val="0"/>
                                                              <w:marRight w:val="0"/>
                                                              <w:marTop w:val="0"/>
                                                              <w:marBottom w:val="0"/>
                                                              <w:divBdr>
                                                                <w:top w:val="none" w:sz="0" w:space="0" w:color="auto"/>
                                                                <w:left w:val="none" w:sz="0" w:space="0" w:color="auto"/>
                                                                <w:bottom w:val="none" w:sz="0" w:space="0" w:color="auto"/>
                                                                <w:right w:val="none" w:sz="0" w:space="0" w:color="auto"/>
                                                              </w:divBdr>
                                                              <w:divsChild>
                                                                <w:div w:id="881330724">
                                                                  <w:marLeft w:val="0"/>
                                                                  <w:marRight w:val="0"/>
                                                                  <w:marTop w:val="0"/>
                                                                  <w:marBottom w:val="450"/>
                                                                  <w:divBdr>
                                                                    <w:top w:val="none" w:sz="0" w:space="0" w:color="auto"/>
                                                                    <w:left w:val="none" w:sz="0" w:space="0" w:color="auto"/>
                                                                    <w:bottom w:val="none" w:sz="0" w:space="0" w:color="auto"/>
                                                                    <w:right w:val="none" w:sz="0" w:space="0" w:color="auto"/>
                                                                  </w:divBdr>
                                                                  <w:divsChild>
                                                                    <w:div w:id="8253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77357">
                                                      <w:marLeft w:val="0"/>
                                                      <w:marRight w:val="0"/>
                                                      <w:marTop w:val="0"/>
                                                      <w:marBottom w:val="0"/>
                                                      <w:divBdr>
                                                        <w:top w:val="none" w:sz="0" w:space="0" w:color="auto"/>
                                                        <w:left w:val="none" w:sz="0" w:space="0" w:color="auto"/>
                                                        <w:bottom w:val="none" w:sz="0" w:space="0" w:color="auto"/>
                                                        <w:right w:val="none" w:sz="0" w:space="0" w:color="auto"/>
                                                      </w:divBdr>
                                                      <w:divsChild>
                                                        <w:div w:id="230501355">
                                                          <w:marLeft w:val="0"/>
                                                          <w:marRight w:val="0"/>
                                                          <w:marTop w:val="0"/>
                                                          <w:marBottom w:val="0"/>
                                                          <w:divBdr>
                                                            <w:top w:val="none" w:sz="0" w:space="0" w:color="auto"/>
                                                            <w:left w:val="none" w:sz="0" w:space="0" w:color="auto"/>
                                                            <w:bottom w:val="none" w:sz="0" w:space="0" w:color="auto"/>
                                                            <w:right w:val="none" w:sz="0" w:space="0" w:color="auto"/>
                                                          </w:divBdr>
                                                          <w:divsChild>
                                                            <w:div w:id="1804805506">
                                                              <w:marLeft w:val="0"/>
                                                              <w:marRight w:val="0"/>
                                                              <w:marTop w:val="0"/>
                                                              <w:marBottom w:val="0"/>
                                                              <w:divBdr>
                                                                <w:top w:val="none" w:sz="0" w:space="0" w:color="auto"/>
                                                                <w:left w:val="none" w:sz="0" w:space="0" w:color="auto"/>
                                                                <w:bottom w:val="none" w:sz="0" w:space="0" w:color="auto"/>
                                                                <w:right w:val="none" w:sz="0" w:space="0" w:color="auto"/>
                                                              </w:divBdr>
                                                              <w:divsChild>
                                                                <w:div w:id="667440727">
                                                                  <w:marLeft w:val="0"/>
                                                                  <w:marRight w:val="0"/>
                                                                  <w:marTop w:val="0"/>
                                                                  <w:marBottom w:val="450"/>
                                                                  <w:divBdr>
                                                                    <w:top w:val="none" w:sz="0" w:space="0" w:color="auto"/>
                                                                    <w:left w:val="none" w:sz="0" w:space="0" w:color="auto"/>
                                                                    <w:bottom w:val="none" w:sz="0" w:space="0" w:color="auto"/>
                                                                    <w:right w:val="none" w:sz="0" w:space="0" w:color="auto"/>
                                                                  </w:divBdr>
                                                                  <w:divsChild>
                                                                    <w:div w:id="81082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03068">
                                                      <w:marLeft w:val="0"/>
                                                      <w:marRight w:val="0"/>
                                                      <w:marTop w:val="0"/>
                                                      <w:marBottom w:val="0"/>
                                                      <w:divBdr>
                                                        <w:top w:val="none" w:sz="0" w:space="0" w:color="auto"/>
                                                        <w:left w:val="none" w:sz="0" w:space="0" w:color="auto"/>
                                                        <w:bottom w:val="none" w:sz="0" w:space="0" w:color="auto"/>
                                                        <w:right w:val="none" w:sz="0" w:space="0" w:color="auto"/>
                                                      </w:divBdr>
                                                      <w:divsChild>
                                                        <w:div w:id="869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7938">
                                                  <w:marLeft w:val="0"/>
                                                  <w:marRight w:val="0"/>
                                                  <w:marTop w:val="0"/>
                                                  <w:marBottom w:val="0"/>
                                                  <w:divBdr>
                                                    <w:top w:val="none" w:sz="0" w:space="0" w:color="auto"/>
                                                    <w:left w:val="none" w:sz="0" w:space="0" w:color="auto"/>
                                                    <w:bottom w:val="none" w:sz="0" w:space="0" w:color="auto"/>
                                                    <w:right w:val="none" w:sz="0" w:space="0" w:color="auto"/>
                                                  </w:divBdr>
                                                  <w:divsChild>
                                                    <w:div w:id="2973689">
                                                      <w:marLeft w:val="0"/>
                                                      <w:marRight w:val="0"/>
                                                      <w:marTop w:val="0"/>
                                                      <w:marBottom w:val="0"/>
                                                      <w:divBdr>
                                                        <w:top w:val="none" w:sz="0" w:space="0" w:color="auto"/>
                                                        <w:left w:val="none" w:sz="0" w:space="0" w:color="auto"/>
                                                        <w:bottom w:val="none" w:sz="0" w:space="0" w:color="auto"/>
                                                        <w:right w:val="none" w:sz="0" w:space="0" w:color="auto"/>
                                                      </w:divBdr>
                                                    </w:div>
                                                    <w:div w:id="885607437">
                                                      <w:marLeft w:val="0"/>
                                                      <w:marRight w:val="0"/>
                                                      <w:marTop w:val="0"/>
                                                      <w:marBottom w:val="0"/>
                                                      <w:divBdr>
                                                        <w:top w:val="none" w:sz="0" w:space="0" w:color="auto"/>
                                                        <w:left w:val="none" w:sz="0" w:space="0" w:color="auto"/>
                                                        <w:bottom w:val="none" w:sz="0" w:space="0" w:color="auto"/>
                                                        <w:right w:val="none" w:sz="0" w:space="0" w:color="auto"/>
                                                      </w:divBdr>
                                                    </w:div>
                                                    <w:div w:id="894698328">
                                                      <w:marLeft w:val="0"/>
                                                      <w:marRight w:val="0"/>
                                                      <w:marTop w:val="0"/>
                                                      <w:marBottom w:val="0"/>
                                                      <w:divBdr>
                                                        <w:top w:val="none" w:sz="0" w:space="0" w:color="auto"/>
                                                        <w:left w:val="none" w:sz="0" w:space="0" w:color="auto"/>
                                                        <w:bottom w:val="none" w:sz="0" w:space="0" w:color="auto"/>
                                                        <w:right w:val="none" w:sz="0" w:space="0" w:color="auto"/>
                                                      </w:divBdr>
                                                      <w:divsChild>
                                                        <w:div w:id="1914928782">
                                                          <w:marLeft w:val="0"/>
                                                          <w:marRight w:val="0"/>
                                                          <w:marTop w:val="0"/>
                                                          <w:marBottom w:val="0"/>
                                                          <w:divBdr>
                                                            <w:top w:val="none" w:sz="0" w:space="0" w:color="auto"/>
                                                            <w:left w:val="none" w:sz="0" w:space="0" w:color="auto"/>
                                                            <w:bottom w:val="none" w:sz="0" w:space="0" w:color="auto"/>
                                                            <w:right w:val="none" w:sz="0" w:space="0" w:color="auto"/>
                                                          </w:divBdr>
                                                          <w:divsChild>
                                                            <w:div w:id="879317034">
                                                              <w:marLeft w:val="0"/>
                                                              <w:marRight w:val="0"/>
                                                              <w:marTop w:val="0"/>
                                                              <w:marBottom w:val="0"/>
                                                              <w:divBdr>
                                                                <w:top w:val="none" w:sz="0" w:space="0" w:color="auto"/>
                                                                <w:left w:val="none" w:sz="0" w:space="0" w:color="auto"/>
                                                                <w:bottom w:val="none" w:sz="0" w:space="0" w:color="auto"/>
                                                                <w:right w:val="none" w:sz="0" w:space="0" w:color="auto"/>
                                                              </w:divBdr>
                                                              <w:divsChild>
                                                                <w:div w:id="1890729609">
                                                                  <w:marLeft w:val="0"/>
                                                                  <w:marRight w:val="0"/>
                                                                  <w:marTop w:val="0"/>
                                                                  <w:marBottom w:val="450"/>
                                                                  <w:divBdr>
                                                                    <w:top w:val="none" w:sz="0" w:space="0" w:color="auto"/>
                                                                    <w:left w:val="none" w:sz="0" w:space="0" w:color="auto"/>
                                                                    <w:bottom w:val="none" w:sz="0" w:space="0" w:color="auto"/>
                                                                    <w:right w:val="none" w:sz="0" w:space="0" w:color="auto"/>
                                                                  </w:divBdr>
                                                                  <w:divsChild>
                                                                    <w:div w:id="1634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9056">
                                                      <w:marLeft w:val="0"/>
                                                      <w:marRight w:val="0"/>
                                                      <w:marTop w:val="0"/>
                                                      <w:marBottom w:val="0"/>
                                                      <w:divBdr>
                                                        <w:top w:val="none" w:sz="0" w:space="0" w:color="auto"/>
                                                        <w:left w:val="none" w:sz="0" w:space="0" w:color="auto"/>
                                                        <w:bottom w:val="none" w:sz="0" w:space="0" w:color="auto"/>
                                                        <w:right w:val="none" w:sz="0" w:space="0" w:color="auto"/>
                                                      </w:divBdr>
                                                      <w:divsChild>
                                                        <w:div w:id="1747142746">
                                                          <w:marLeft w:val="0"/>
                                                          <w:marRight w:val="0"/>
                                                          <w:marTop w:val="0"/>
                                                          <w:marBottom w:val="0"/>
                                                          <w:divBdr>
                                                            <w:top w:val="none" w:sz="0" w:space="0" w:color="auto"/>
                                                            <w:left w:val="none" w:sz="0" w:space="0" w:color="auto"/>
                                                            <w:bottom w:val="none" w:sz="0" w:space="0" w:color="auto"/>
                                                            <w:right w:val="none" w:sz="0" w:space="0" w:color="auto"/>
                                                          </w:divBdr>
                                                        </w:div>
                                                      </w:divsChild>
                                                    </w:div>
                                                    <w:div w:id="1821536028">
                                                      <w:marLeft w:val="0"/>
                                                      <w:marRight w:val="0"/>
                                                      <w:marTop w:val="0"/>
                                                      <w:marBottom w:val="0"/>
                                                      <w:divBdr>
                                                        <w:top w:val="none" w:sz="0" w:space="0" w:color="auto"/>
                                                        <w:left w:val="none" w:sz="0" w:space="0" w:color="auto"/>
                                                        <w:bottom w:val="none" w:sz="0" w:space="0" w:color="auto"/>
                                                        <w:right w:val="none" w:sz="0" w:space="0" w:color="auto"/>
                                                      </w:divBdr>
                                                      <w:divsChild>
                                                        <w:div w:id="244337922">
                                                          <w:marLeft w:val="0"/>
                                                          <w:marRight w:val="0"/>
                                                          <w:marTop w:val="0"/>
                                                          <w:marBottom w:val="0"/>
                                                          <w:divBdr>
                                                            <w:top w:val="none" w:sz="0" w:space="0" w:color="auto"/>
                                                            <w:left w:val="none" w:sz="0" w:space="0" w:color="auto"/>
                                                            <w:bottom w:val="none" w:sz="0" w:space="0" w:color="auto"/>
                                                            <w:right w:val="none" w:sz="0" w:space="0" w:color="auto"/>
                                                          </w:divBdr>
                                                        </w:div>
                                                      </w:divsChild>
                                                    </w:div>
                                                    <w:div w:id="2070953312">
                                                      <w:marLeft w:val="0"/>
                                                      <w:marRight w:val="0"/>
                                                      <w:marTop w:val="0"/>
                                                      <w:marBottom w:val="0"/>
                                                      <w:divBdr>
                                                        <w:top w:val="none" w:sz="0" w:space="0" w:color="auto"/>
                                                        <w:left w:val="none" w:sz="0" w:space="0" w:color="auto"/>
                                                        <w:bottom w:val="none" w:sz="0" w:space="0" w:color="auto"/>
                                                        <w:right w:val="none" w:sz="0" w:space="0" w:color="auto"/>
                                                      </w:divBdr>
                                                      <w:divsChild>
                                                        <w:div w:id="727337658">
                                                          <w:marLeft w:val="0"/>
                                                          <w:marRight w:val="0"/>
                                                          <w:marTop w:val="0"/>
                                                          <w:marBottom w:val="0"/>
                                                          <w:divBdr>
                                                            <w:top w:val="none" w:sz="0" w:space="0" w:color="auto"/>
                                                            <w:left w:val="none" w:sz="0" w:space="0" w:color="auto"/>
                                                            <w:bottom w:val="none" w:sz="0" w:space="0" w:color="auto"/>
                                                            <w:right w:val="none" w:sz="0" w:space="0" w:color="auto"/>
                                                          </w:divBdr>
                                                        </w:div>
                                                        <w:div w:id="20703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1541">
                                                  <w:marLeft w:val="0"/>
                                                  <w:marRight w:val="0"/>
                                                  <w:marTop w:val="0"/>
                                                  <w:marBottom w:val="0"/>
                                                  <w:divBdr>
                                                    <w:top w:val="none" w:sz="0" w:space="0" w:color="auto"/>
                                                    <w:left w:val="none" w:sz="0" w:space="0" w:color="auto"/>
                                                    <w:bottom w:val="none" w:sz="0" w:space="0" w:color="auto"/>
                                                    <w:right w:val="none" w:sz="0" w:space="0" w:color="auto"/>
                                                  </w:divBdr>
                                                  <w:divsChild>
                                                    <w:div w:id="167796601">
                                                      <w:marLeft w:val="0"/>
                                                      <w:marRight w:val="0"/>
                                                      <w:marTop w:val="0"/>
                                                      <w:marBottom w:val="0"/>
                                                      <w:divBdr>
                                                        <w:top w:val="none" w:sz="0" w:space="0" w:color="auto"/>
                                                        <w:left w:val="none" w:sz="0" w:space="0" w:color="auto"/>
                                                        <w:bottom w:val="none" w:sz="0" w:space="0" w:color="auto"/>
                                                        <w:right w:val="none" w:sz="0" w:space="0" w:color="auto"/>
                                                      </w:divBdr>
                                                      <w:divsChild>
                                                        <w:div w:id="24868215">
                                                          <w:marLeft w:val="0"/>
                                                          <w:marRight w:val="0"/>
                                                          <w:marTop w:val="0"/>
                                                          <w:marBottom w:val="0"/>
                                                          <w:divBdr>
                                                            <w:top w:val="none" w:sz="0" w:space="0" w:color="auto"/>
                                                            <w:left w:val="none" w:sz="0" w:space="0" w:color="auto"/>
                                                            <w:bottom w:val="none" w:sz="0" w:space="0" w:color="auto"/>
                                                            <w:right w:val="none" w:sz="0" w:space="0" w:color="auto"/>
                                                          </w:divBdr>
                                                        </w:div>
                                                      </w:divsChild>
                                                    </w:div>
                                                    <w:div w:id="221526173">
                                                      <w:marLeft w:val="0"/>
                                                      <w:marRight w:val="0"/>
                                                      <w:marTop w:val="0"/>
                                                      <w:marBottom w:val="0"/>
                                                      <w:divBdr>
                                                        <w:top w:val="none" w:sz="0" w:space="0" w:color="auto"/>
                                                        <w:left w:val="none" w:sz="0" w:space="0" w:color="auto"/>
                                                        <w:bottom w:val="none" w:sz="0" w:space="0" w:color="auto"/>
                                                        <w:right w:val="none" w:sz="0" w:space="0" w:color="auto"/>
                                                      </w:divBdr>
                                                    </w:div>
                                                    <w:div w:id="242227969">
                                                      <w:marLeft w:val="0"/>
                                                      <w:marRight w:val="0"/>
                                                      <w:marTop w:val="0"/>
                                                      <w:marBottom w:val="0"/>
                                                      <w:divBdr>
                                                        <w:top w:val="none" w:sz="0" w:space="0" w:color="auto"/>
                                                        <w:left w:val="none" w:sz="0" w:space="0" w:color="auto"/>
                                                        <w:bottom w:val="none" w:sz="0" w:space="0" w:color="auto"/>
                                                        <w:right w:val="none" w:sz="0" w:space="0" w:color="auto"/>
                                                      </w:divBdr>
                                                      <w:divsChild>
                                                        <w:div w:id="1718122618">
                                                          <w:marLeft w:val="0"/>
                                                          <w:marRight w:val="0"/>
                                                          <w:marTop w:val="0"/>
                                                          <w:marBottom w:val="0"/>
                                                          <w:divBdr>
                                                            <w:top w:val="none" w:sz="0" w:space="0" w:color="auto"/>
                                                            <w:left w:val="none" w:sz="0" w:space="0" w:color="auto"/>
                                                            <w:bottom w:val="none" w:sz="0" w:space="0" w:color="auto"/>
                                                            <w:right w:val="none" w:sz="0" w:space="0" w:color="auto"/>
                                                          </w:divBdr>
                                                          <w:divsChild>
                                                            <w:div w:id="1994018133">
                                                              <w:marLeft w:val="0"/>
                                                              <w:marRight w:val="0"/>
                                                              <w:marTop w:val="0"/>
                                                              <w:marBottom w:val="0"/>
                                                              <w:divBdr>
                                                                <w:top w:val="none" w:sz="0" w:space="0" w:color="auto"/>
                                                                <w:left w:val="none" w:sz="0" w:space="0" w:color="auto"/>
                                                                <w:bottom w:val="none" w:sz="0" w:space="0" w:color="auto"/>
                                                                <w:right w:val="none" w:sz="0" w:space="0" w:color="auto"/>
                                                              </w:divBdr>
                                                              <w:divsChild>
                                                                <w:div w:id="1937597220">
                                                                  <w:marLeft w:val="0"/>
                                                                  <w:marRight w:val="0"/>
                                                                  <w:marTop w:val="0"/>
                                                                  <w:marBottom w:val="450"/>
                                                                  <w:divBdr>
                                                                    <w:top w:val="none" w:sz="0" w:space="0" w:color="auto"/>
                                                                    <w:left w:val="none" w:sz="0" w:space="0" w:color="auto"/>
                                                                    <w:bottom w:val="none" w:sz="0" w:space="0" w:color="auto"/>
                                                                    <w:right w:val="none" w:sz="0" w:space="0" w:color="auto"/>
                                                                  </w:divBdr>
                                                                  <w:divsChild>
                                                                    <w:div w:id="178488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59665">
                                                      <w:marLeft w:val="0"/>
                                                      <w:marRight w:val="0"/>
                                                      <w:marTop w:val="0"/>
                                                      <w:marBottom w:val="0"/>
                                                      <w:divBdr>
                                                        <w:top w:val="none" w:sz="0" w:space="0" w:color="auto"/>
                                                        <w:left w:val="none" w:sz="0" w:space="0" w:color="auto"/>
                                                        <w:bottom w:val="none" w:sz="0" w:space="0" w:color="auto"/>
                                                        <w:right w:val="none" w:sz="0" w:space="0" w:color="auto"/>
                                                      </w:divBdr>
                                                      <w:divsChild>
                                                        <w:div w:id="1320619206">
                                                          <w:marLeft w:val="0"/>
                                                          <w:marRight w:val="0"/>
                                                          <w:marTop w:val="0"/>
                                                          <w:marBottom w:val="0"/>
                                                          <w:divBdr>
                                                            <w:top w:val="none" w:sz="0" w:space="0" w:color="auto"/>
                                                            <w:left w:val="none" w:sz="0" w:space="0" w:color="auto"/>
                                                            <w:bottom w:val="none" w:sz="0" w:space="0" w:color="auto"/>
                                                            <w:right w:val="none" w:sz="0" w:space="0" w:color="auto"/>
                                                          </w:divBdr>
                                                        </w:div>
                                                      </w:divsChild>
                                                    </w:div>
                                                    <w:div w:id="366375443">
                                                      <w:marLeft w:val="0"/>
                                                      <w:marRight w:val="0"/>
                                                      <w:marTop w:val="0"/>
                                                      <w:marBottom w:val="0"/>
                                                      <w:divBdr>
                                                        <w:top w:val="none" w:sz="0" w:space="0" w:color="auto"/>
                                                        <w:left w:val="none" w:sz="0" w:space="0" w:color="auto"/>
                                                        <w:bottom w:val="none" w:sz="0" w:space="0" w:color="auto"/>
                                                        <w:right w:val="none" w:sz="0" w:space="0" w:color="auto"/>
                                                      </w:divBdr>
                                                      <w:divsChild>
                                                        <w:div w:id="839541427">
                                                          <w:marLeft w:val="0"/>
                                                          <w:marRight w:val="0"/>
                                                          <w:marTop w:val="0"/>
                                                          <w:marBottom w:val="0"/>
                                                          <w:divBdr>
                                                            <w:top w:val="none" w:sz="0" w:space="0" w:color="auto"/>
                                                            <w:left w:val="none" w:sz="0" w:space="0" w:color="auto"/>
                                                            <w:bottom w:val="none" w:sz="0" w:space="0" w:color="auto"/>
                                                            <w:right w:val="none" w:sz="0" w:space="0" w:color="auto"/>
                                                          </w:divBdr>
                                                          <w:divsChild>
                                                            <w:div w:id="1544829804">
                                                              <w:marLeft w:val="0"/>
                                                              <w:marRight w:val="0"/>
                                                              <w:marTop w:val="0"/>
                                                              <w:marBottom w:val="0"/>
                                                              <w:divBdr>
                                                                <w:top w:val="none" w:sz="0" w:space="0" w:color="auto"/>
                                                                <w:left w:val="none" w:sz="0" w:space="0" w:color="auto"/>
                                                                <w:bottom w:val="none" w:sz="0" w:space="0" w:color="auto"/>
                                                                <w:right w:val="none" w:sz="0" w:space="0" w:color="auto"/>
                                                              </w:divBdr>
                                                              <w:divsChild>
                                                                <w:div w:id="533426877">
                                                                  <w:marLeft w:val="0"/>
                                                                  <w:marRight w:val="0"/>
                                                                  <w:marTop w:val="0"/>
                                                                  <w:marBottom w:val="450"/>
                                                                  <w:divBdr>
                                                                    <w:top w:val="none" w:sz="0" w:space="0" w:color="auto"/>
                                                                    <w:left w:val="none" w:sz="0" w:space="0" w:color="auto"/>
                                                                    <w:bottom w:val="none" w:sz="0" w:space="0" w:color="auto"/>
                                                                    <w:right w:val="none" w:sz="0" w:space="0" w:color="auto"/>
                                                                  </w:divBdr>
                                                                  <w:divsChild>
                                                                    <w:div w:id="18995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7434">
                                                      <w:marLeft w:val="0"/>
                                                      <w:marRight w:val="0"/>
                                                      <w:marTop w:val="0"/>
                                                      <w:marBottom w:val="0"/>
                                                      <w:divBdr>
                                                        <w:top w:val="none" w:sz="0" w:space="0" w:color="auto"/>
                                                        <w:left w:val="none" w:sz="0" w:space="0" w:color="auto"/>
                                                        <w:bottom w:val="none" w:sz="0" w:space="0" w:color="auto"/>
                                                        <w:right w:val="none" w:sz="0" w:space="0" w:color="auto"/>
                                                      </w:divBdr>
                                                    </w:div>
                                                    <w:div w:id="496311999">
                                                      <w:marLeft w:val="0"/>
                                                      <w:marRight w:val="0"/>
                                                      <w:marTop w:val="0"/>
                                                      <w:marBottom w:val="0"/>
                                                      <w:divBdr>
                                                        <w:top w:val="none" w:sz="0" w:space="0" w:color="auto"/>
                                                        <w:left w:val="none" w:sz="0" w:space="0" w:color="auto"/>
                                                        <w:bottom w:val="none" w:sz="0" w:space="0" w:color="auto"/>
                                                        <w:right w:val="none" w:sz="0" w:space="0" w:color="auto"/>
                                                      </w:divBdr>
                                                      <w:divsChild>
                                                        <w:div w:id="438332488">
                                                          <w:marLeft w:val="0"/>
                                                          <w:marRight w:val="0"/>
                                                          <w:marTop w:val="0"/>
                                                          <w:marBottom w:val="0"/>
                                                          <w:divBdr>
                                                            <w:top w:val="none" w:sz="0" w:space="0" w:color="auto"/>
                                                            <w:left w:val="none" w:sz="0" w:space="0" w:color="auto"/>
                                                            <w:bottom w:val="none" w:sz="0" w:space="0" w:color="auto"/>
                                                            <w:right w:val="none" w:sz="0" w:space="0" w:color="auto"/>
                                                          </w:divBdr>
                                                        </w:div>
                                                      </w:divsChild>
                                                    </w:div>
                                                    <w:div w:id="504588532">
                                                      <w:marLeft w:val="0"/>
                                                      <w:marRight w:val="0"/>
                                                      <w:marTop w:val="0"/>
                                                      <w:marBottom w:val="0"/>
                                                      <w:divBdr>
                                                        <w:top w:val="none" w:sz="0" w:space="0" w:color="auto"/>
                                                        <w:left w:val="none" w:sz="0" w:space="0" w:color="auto"/>
                                                        <w:bottom w:val="none" w:sz="0" w:space="0" w:color="auto"/>
                                                        <w:right w:val="none" w:sz="0" w:space="0" w:color="auto"/>
                                                      </w:divBdr>
                                                    </w:div>
                                                    <w:div w:id="515115643">
                                                      <w:marLeft w:val="0"/>
                                                      <w:marRight w:val="0"/>
                                                      <w:marTop w:val="0"/>
                                                      <w:marBottom w:val="0"/>
                                                      <w:divBdr>
                                                        <w:top w:val="none" w:sz="0" w:space="0" w:color="auto"/>
                                                        <w:left w:val="none" w:sz="0" w:space="0" w:color="auto"/>
                                                        <w:bottom w:val="none" w:sz="0" w:space="0" w:color="auto"/>
                                                        <w:right w:val="none" w:sz="0" w:space="0" w:color="auto"/>
                                                      </w:divBdr>
                                                      <w:divsChild>
                                                        <w:div w:id="1620990379">
                                                          <w:marLeft w:val="0"/>
                                                          <w:marRight w:val="0"/>
                                                          <w:marTop w:val="0"/>
                                                          <w:marBottom w:val="0"/>
                                                          <w:divBdr>
                                                            <w:top w:val="none" w:sz="0" w:space="0" w:color="auto"/>
                                                            <w:left w:val="none" w:sz="0" w:space="0" w:color="auto"/>
                                                            <w:bottom w:val="none" w:sz="0" w:space="0" w:color="auto"/>
                                                            <w:right w:val="none" w:sz="0" w:space="0" w:color="auto"/>
                                                          </w:divBdr>
                                                          <w:divsChild>
                                                            <w:div w:id="209655789">
                                                              <w:marLeft w:val="0"/>
                                                              <w:marRight w:val="0"/>
                                                              <w:marTop w:val="0"/>
                                                              <w:marBottom w:val="0"/>
                                                              <w:divBdr>
                                                                <w:top w:val="none" w:sz="0" w:space="0" w:color="auto"/>
                                                                <w:left w:val="none" w:sz="0" w:space="0" w:color="auto"/>
                                                                <w:bottom w:val="none" w:sz="0" w:space="0" w:color="auto"/>
                                                                <w:right w:val="none" w:sz="0" w:space="0" w:color="auto"/>
                                                              </w:divBdr>
                                                              <w:divsChild>
                                                                <w:div w:id="1860007174">
                                                                  <w:marLeft w:val="0"/>
                                                                  <w:marRight w:val="0"/>
                                                                  <w:marTop w:val="0"/>
                                                                  <w:marBottom w:val="450"/>
                                                                  <w:divBdr>
                                                                    <w:top w:val="none" w:sz="0" w:space="0" w:color="auto"/>
                                                                    <w:left w:val="none" w:sz="0" w:space="0" w:color="auto"/>
                                                                    <w:bottom w:val="none" w:sz="0" w:space="0" w:color="auto"/>
                                                                    <w:right w:val="none" w:sz="0" w:space="0" w:color="auto"/>
                                                                  </w:divBdr>
                                                                  <w:divsChild>
                                                                    <w:div w:id="6898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14426">
                                                      <w:marLeft w:val="0"/>
                                                      <w:marRight w:val="0"/>
                                                      <w:marTop w:val="0"/>
                                                      <w:marBottom w:val="0"/>
                                                      <w:divBdr>
                                                        <w:top w:val="none" w:sz="0" w:space="0" w:color="auto"/>
                                                        <w:left w:val="none" w:sz="0" w:space="0" w:color="auto"/>
                                                        <w:bottom w:val="none" w:sz="0" w:space="0" w:color="auto"/>
                                                        <w:right w:val="none" w:sz="0" w:space="0" w:color="auto"/>
                                                      </w:divBdr>
                                                      <w:divsChild>
                                                        <w:div w:id="1764103153">
                                                          <w:marLeft w:val="0"/>
                                                          <w:marRight w:val="0"/>
                                                          <w:marTop w:val="0"/>
                                                          <w:marBottom w:val="0"/>
                                                          <w:divBdr>
                                                            <w:top w:val="none" w:sz="0" w:space="0" w:color="auto"/>
                                                            <w:left w:val="none" w:sz="0" w:space="0" w:color="auto"/>
                                                            <w:bottom w:val="none" w:sz="0" w:space="0" w:color="auto"/>
                                                            <w:right w:val="none" w:sz="0" w:space="0" w:color="auto"/>
                                                          </w:divBdr>
                                                        </w:div>
                                                      </w:divsChild>
                                                    </w:div>
                                                    <w:div w:id="732050197">
                                                      <w:marLeft w:val="0"/>
                                                      <w:marRight w:val="0"/>
                                                      <w:marTop w:val="0"/>
                                                      <w:marBottom w:val="0"/>
                                                      <w:divBdr>
                                                        <w:top w:val="none" w:sz="0" w:space="0" w:color="auto"/>
                                                        <w:left w:val="none" w:sz="0" w:space="0" w:color="auto"/>
                                                        <w:bottom w:val="none" w:sz="0" w:space="0" w:color="auto"/>
                                                        <w:right w:val="none" w:sz="0" w:space="0" w:color="auto"/>
                                                      </w:divBdr>
                                                    </w:div>
                                                    <w:div w:id="737246269">
                                                      <w:marLeft w:val="0"/>
                                                      <w:marRight w:val="0"/>
                                                      <w:marTop w:val="0"/>
                                                      <w:marBottom w:val="0"/>
                                                      <w:divBdr>
                                                        <w:top w:val="none" w:sz="0" w:space="0" w:color="auto"/>
                                                        <w:left w:val="none" w:sz="0" w:space="0" w:color="auto"/>
                                                        <w:bottom w:val="none" w:sz="0" w:space="0" w:color="auto"/>
                                                        <w:right w:val="none" w:sz="0" w:space="0" w:color="auto"/>
                                                      </w:divBdr>
                                                    </w:div>
                                                    <w:div w:id="766851289">
                                                      <w:marLeft w:val="0"/>
                                                      <w:marRight w:val="0"/>
                                                      <w:marTop w:val="0"/>
                                                      <w:marBottom w:val="0"/>
                                                      <w:divBdr>
                                                        <w:top w:val="none" w:sz="0" w:space="0" w:color="auto"/>
                                                        <w:left w:val="none" w:sz="0" w:space="0" w:color="auto"/>
                                                        <w:bottom w:val="none" w:sz="0" w:space="0" w:color="auto"/>
                                                        <w:right w:val="none" w:sz="0" w:space="0" w:color="auto"/>
                                                      </w:divBdr>
                                                    </w:div>
                                                    <w:div w:id="992176916">
                                                      <w:marLeft w:val="0"/>
                                                      <w:marRight w:val="0"/>
                                                      <w:marTop w:val="0"/>
                                                      <w:marBottom w:val="0"/>
                                                      <w:divBdr>
                                                        <w:top w:val="none" w:sz="0" w:space="0" w:color="auto"/>
                                                        <w:left w:val="none" w:sz="0" w:space="0" w:color="auto"/>
                                                        <w:bottom w:val="none" w:sz="0" w:space="0" w:color="auto"/>
                                                        <w:right w:val="none" w:sz="0" w:space="0" w:color="auto"/>
                                                      </w:divBdr>
                                                      <w:divsChild>
                                                        <w:div w:id="2121492038">
                                                          <w:marLeft w:val="0"/>
                                                          <w:marRight w:val="0"/>
                                                          <w:marTop w:val="0"/>
                                                          <w:marBottom w:val="0"/>
                                                          <w:divBdr>
                                                            <w:top w:val="none" w:sz="0" w:space="0" w:color="auto"/>
                                                            <w:left w:val="none" w:sz="0" w:space="0" w:color="auto"/>
                                                            <w:bottom w:val="none" w:sz="0" w:space="0" w:color="auto"/>
                                                            <w:right w:val="none" w:sz="0" w:space="0" w:color="auto"/>
                                                          </w:divBdr>
                                                        </w:div>
                                                      </w:divsChild>
                                                    </w:div>
                                                    <w:div w:id="1089617803">
                                                      <w:marLeft w:val="0"/>
                                                      <w:marRight w:val="0"/>
                                                      <w:marTop w:val="0"/>
                                                      <w:marBottom w:val="0"/>
                                                      <w:divBdr>
                                                        <w:top w:val="none" w:sz="0" w:space="0" w:color="auto"/>
                                                        <w:left w:val="none" w:sz="0" w:space="0" w:color="auto"/>
                                                        <w:bottom w:val="none" w:sz="0" w:space="0" w:color="auto"/>
                                                        <w:right w:val="none" w:sz="0" w:space="0" w:color="auto"/>
                                                      </w:divBdr>
                                                    </w:div>
                                                    <w:div w:id="1149517928">
                                                      <w:marLeft w:val="0"/>
                                                      <w:marRight w:val="0"/>
                                                      <w:marTop w:val="0"/>
                                                      <w:marBottom w:val="0"/>
                                                      <w:divBdr>
                                                        <w:top w:val="none" w:sz="0" w:space="0" w:color="auto"/>
                                                        <w:left w:val="none" w:sz="0" w:space="0" w:color="auto"/>
                                                        <w:bottom w:val="none" w:sz="0" w:space="0" w:color="auto"/>
                                                        <w:right w:val="none" w:sz="0" w:space="0" w:color="auto"/>
                                                      </w:divBdr>
                                                      <w:divsChild>
                                                        <w:div w:id="1191796521">
                                                          <w:marLeft w:val="0"/>
                                                          <w:marRight w:val="0"/>
                                                          <w:marTop w:val="0"/>
                                                          <w:marBottom w:val="0"/>
                                                          <w:divBdr>
                                                            <w:top w:val="none" w:sz="0" w:space="0" w:color="auto"/>
                                                            <w:left w:val="none" w:sz="0" w:space="0" w:color="auto"/>
                                                            <w:bottom w:val="none" w:sz="0" w:space="0" w:color="auto"/>
                                                            <w:right w:val="none" w:sz="0" w:space="0" w:color="auto"/>
                                                          </w:divBdr>
                                                        </w:div>
                                                      </w:divsChild>
                                                    </w:div>
                                                    <w:div w:id="1163621518">
                                                      <w:marLeft w:val="0"/>
                                                      <w:marRight w:val="0"/>
                                                      <w:marTop w:val="0"/>
                                                      <w:marBottom w:val="0"/>
                                                      <w:divBdr>
                                                        <w:top w:val="none" w:sz="0" w:space="0" w:color="auto"/>
                                                        <w:left w:val="none" w:sz="0" w:space="0" w:color="auto"/>
                                                        <w:bottom w:val="none" w:sz="0" w:space="0" w:color="auto"/>
                                                        <w:right w:val="none" w:sz="0" w:space="0" w:color="auto"/>
                                                      </w:divBdr>
                                                      <w:divsChild>
                                                        <w:div w:id="105319273">
                                                          <w:marLeft w:val="0"/>
                                                          <w:marRight w:val="0"/>
                                                          <w:marTop w:val="0"/>
                                                          <w:marBottom w:val="0"/>
                                                          <w:divBdr>
                                                            <w:top w:val="none" w:sz="0" w:space="0" w:color="auto"/>
                                                            <w:left w:val="none" w:sz="0" w:space="0" w:color="auto"/>
                                                            <w:bottom w:val="none" w:sz="0" w:space="0" w:color="auto"/>
                                                            <w:right w:val="none" w:sz="0" w:space="0" w:color="auto"/>
                                                          </w:divBdr>
                                                        </w:div>
                                                        <w:div w:id="787162445">
                                                          <w:marLeft w:val="0"/>
                                                          <w:marRight w:val="0"/>
                                                          <w:marTop w:val="0"/>
                                                          <w:marBottom w:val="0"/>
                                                          <w:divBdr>
                                                            <w:top w:val="none" w:sz="0" w:space="0" w:color="auto"/>
                                                            <w:left w:val="none" w:sz="0" w:space="0" w:color="auto"/>
                                                            <w:bottom w:val="none" w:sz="0" w:space="0" w:color="auto"/>
                                                            <w:right w:val="none" w:sz="0" w:space="0" w:color="auto"/>
                                                          </w:divBdr>
                                                        </w:div>
                                                      </w:divsChild>
                                                    </w:div>
                                                    <w:div w:id="1199465710">
                                                      <w:marLeft w:val="0"/>
                                                      <w:marRight w:val="0"/>
                                                      <w:marTop w:val="0"/>
                                                      <w:marBottom w:val="0"/>
                                                      <w:divBdr>
                                                        <w:top w:val="none" w:sz="0" w:space="0" w:color="auto"/>
                                                        <w:left w:val="none" w:sz="0" w:space="0" w:color="auto"/>
                                                        <w:bottom w:val="none" w:sz="0" w:space="0" w:color="auto"/>
                                                        <w:right w:val="none" w:sz="0" w:space="0" w:color="auto"/>
                                                      </w:divBdr>
                                                    </w:div>
                                                    <w:div w:id="1261255069">
                                                      <w:marLeft w:val="0"/>
                                                      <w:marRight w:val="0"/>
                                                      <w:marTop w:val="0"/>
                                                      <w:marBottom w:val="0"/>
                                                      <w:divBdr>
                                                        <w:top w:val="none" w:sz="0" w:space="0" w:color="auto"/>
                                                        <w:left w:val="none" w:sz="0" w:space="0" w:color="auto"/>
                                                        <w:bottom w:val="none" w:sz="0" w:space="0" w:color="auto"/>
                                                        <w:right w:val="none" w:sz="0" w:space="0" w:color="auto"/>
                                                      </w:divBdr>
                                                      <w:divsChild>
                                                        <w:div w:id="394426642">
                                                          <w:marLeft w:val="0"/>
                                                          <w:marRight w:val="0"/>
                                                          <w:marTop w:val="0"/>
                                                          <w:marBottom w:val="0"/>
                                                          <w:divBdr>
                                                            <w:top w:val="none" w:sz="0" w:space="0" w:color="auto"/>
                                                            <w:left w:val="none" w:sz="0" w:space="0" w:color="auto"/>
                                                            <w:bottom w:val="none" w:sz="0" w:space="0" w:color="auto"/>
                                                            <w:right w:val="none" w:sz="0" w:space="0" w:color="auto"/>
                                                          </w:divBdr>
                                                        </w:div>
                                                      </w:divsChild>
                                                    </w:div>
                                                    <w:div w:id="1586835942">
                                                      <w:marLeft w:val="0"/>
                                                      <w:marRight w:val="0"/>
                                                      <w:marTop w:val="0"/>
                                                      <w:marBottom w:val="0"/>
                                                      <w:divBdr>
                                                        <w:top w:val="none" w:sz="0" w:space="0" w:color="auto"/>
                                                        <w:left w:val="none" w:sz="0" w:space="0" w:color="auto"/>
                                                        <w:bottom w:val="none" w:sz="0" w:space="0" w:color="auto"/>
                                                        <w:right w:val="none" w:sz="0" w:space="0" w:color="auto"/>
                                                      </w:divBdr>
                                                      <w:divsChild>
                                                        <w:div w:id="535430657">
                                                          <w:marLeft w:val="0"/>
                                                          <w:marRight w:val="0"/>
                                                          <w:marTop w:val="0"/>
                                                          <w:marBottom w:val="0"/>
                                                          <w:divBdr>
                                                            <w:top w:val="none" w:sz="0" w:space="0" w:color="auto"/>
                                                            <w:left w:val="none" w:sz="0" w:space="0" w:color="auto"/>
                                                            <w:bottom w:val="none" w:sz="0" w:space="0" w:color="auto"/>
                                                            <w:right w:val="none" w:sz="0" w:space="0" w:color="auto"/>
                                                          </w:divBdr>
                                                        </w:div>
                                                      </w:divsChild>
                                                    </w:div>
                                                    <w:div w:id="1989168396">
                                                      <w:marLeft w:val="0"/>
                                                      <w:marRight w:val="0"/>
                                                      <w:marTop w:val="0"/>
                                                      <w:marBottom w:val="0"/>
                                                      <w:divBdr>
                                                        <w:top w:val="none" w:sz="0" w:space="0" w:color="auto"/>
                                                        <w:left w:val="none" w:sz="0" w:space="0" w:color="auto"/>
                                                        <w:bottom w:val="none" w:sz="0" w:space="0" w:color="auto"/>
                                                        <w:right w:val="none" w:sz="0" w:space="0" w:color="auto"/>
                                                      </w:divBdr>
                                                      <w:divsChild>
                                                        <w:div w:id="549196000">
                                                          <w:marLeft w:val="0"/>
                                                          <w:marRight w:val="0"/>
                                                          <w:marTop w:val="0"/>
                                                          <w:marBottom w:val="0"/>
                                                          <w:divBdr>
                                                            <w:top w:val="none" w:sz="0" w:space="0" w:color="auto"/>
                                                            <w:left w:val="none" w:sz="0" w:space="0" w:color="auto"/>
                                                            <w:bottom w:val="none" w:sz="0" w:space="0" w:color="auto"/>
                                                            <w:right w:val="none" w:sz="0" w:space="0" w:color="auto"/>
                                                          </w:divBdr>
                                                          <w:divsChild>
                                                            <w:div w:id="1472135766">
                                                              <w:marLeft w:val="0"/>
                                                              <w:marRight w:val="0"/>
                                                              <w:marTop w:val="0"/>
                                                              <w:marBottom w:val="0"/>
                                                              <w:divBdr>
                                                                <w:top w:val="none" w:sz="0" w:space="0" w:color="auto"/>
                                                                <w:left w:val="none" w:sz="0" w:space="0" w:color="auto"/>
                                                                <w:bottom w:val="none" w:sz="0" w:space="0" w:color="auto"/>
                                                                <w:right w:val="none" w:sz="0" w:space="0" w:color="auto"/>
                                                              </w:divBdr>
                                                              <w:divsChild>
                                                                <w:div w:id="1041631155">
                                                                  <w:marLeft w:val="0"/>
                                                                  <w:marRight w:val="0"/>
                                                                  <w:marTop w:val="0"/>
                                                                  <w:marBottom w:val="450"/>
                                                                  <w:divBdr>
                                                                    <w:top w:val="none" w:sz="0" w:space="0" w:color="auto"/>
                                                                    <w:left w:val="none" w:sz="0" w:space="0" w:color="auto"/>
                                                                    <w:bottom w:val="none" w:sz="0" w:space="0" w:color="auto"/>
                                                                    <w:right w:val="none" w:sz="0" w:space="0" w:color="auto"/>
                                                                  </w:divBdr>
                                                                  <w:divsChild>
                                                                    <w:div w:id="12415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79321">
                                                      <w:marLeft w:val="0"/>
                                                      <w:marRight w:val="0"/>
                                                      <w:marTop w:val="0"/>
                                                      <w:marBottom w:val="0"/>
                                                      <w:divBdr>
                                                        <w:top w:val="none" w:sz="0" w:space="0" w:color="auto"/>
                                                        <w:left w:val="none" w:sz="0" w:space="0" w:color="auto"/>
                                                        <w:bottom w:val="none" w:sz="0" w:space="0" w:color="auto"/>
                                                        <w:right w:val="none" w:sz="0" w:space="0" w:color="auto"/>
                                                      </w:divBdr>
                                                    </w:div>
                                                    <w:div w:id="2006207467">
                                                      <w:marLeft w:val="0"/>
                                                      <w:marRight w:val="0"/>
                                                      <w:marTop w:val="0"/>
                                                      <w:marBottom w:val="0"/>
                                                      <w:divBdr>
                                                        <w:top w:val="none" w:sz="0" w:space="0" w:color="auto"/>
                                                        <w:left w:val="none" w:sz="0" w:space="0" w:color="auto"/>
                                                        <w:bottom w:val="none" w:sz="0" w:space="0" w:color="auto"/>
                                                        <w:right w:val="none" w:sz="0" w:space="0" w:color="auto"/>
                                                      </w:divBdr>
                                                      <w:divsChild>
                                                        <w:div w:id="1353342742">
                                                          <w:marLeft w:val="0"/>
                                                          <w:marRight w:val="0"/>
                                                          <w:marTop w:val="0"/>
                                                          <w:marBottom w:val="0"/>
                                                          <w:divBdr>
                                                            <w:top w:val="none" w:sz="0" w:space="0" w:color="auto"/>
                                                            <w:left w:val="none" w:sz="0" w:space="0" w:color="auto"/>
                                                            <w:bottom w:val="none" w:sz="0" w:space="0" w:color="auto"/>
                                                            <w:right w:val="none" w:sz="0" w:space="0" w:color="auto"/>
                                                          </w:divBdr>
                                                          <w:divsChild>
                                                            <w:div w:id="134639215">
                                                              <w:marLeft w:val="0"/>
                                                              <w:marRight w:val="0"/>
                                                              <w:marTop w:val="0"/>
                                                              <w:marBottom w:val="0"/>
                                                              <w:divBdr>
                                                                <w:top w:val="none" w:sz="0" w:space="0" w:color="auto"/>
                                                                <w:left w:val="none" w:sz="0" w:space="0" w:color="auto"/>
                                                                <w:bottom w:val="none" w:sz="0" w:space="0" w:color="auto"/>
                                                                <w:right w:val="none" w:sz="0" w:space="0" w:color="auto"/>
                                                              </w:divBdr>
                                                              <w:divsChild>
                                                                <w:div w:id="1138453215">
                                                                  <w:marLeft w:val="0"/>
                                                                  <w:marRight w:val="0"/>
                                                                  <w:marTop w:val="0"/>
                                                                  <w:marBottom w:val="450"/>
                                                                  <w:divBdr>
                                                                    <w:top w:val="none" w:sz="0" w:space="0" w:color="auto"/>
                                                                    <w:left w:val="none" w:sz="0" w:space="0" w:color="auto"/>
                                                                    <w:bottom w:val="none" w:sz="0" w:space="0" w:color="auto"/>
                                                                    <w:right w:val="none" w:sz="0" w:space="0" w:color="auto"/>
                                                                  </w:divBdr>
                                                                  <w:divsChild>
                                                                    <w:div w:id="2133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73811">
                                                      <w:marLeft w:val="0"/>
                                                      <w:marRight w:val="0"/>
                                                      <w:marTop w:val="0"/>
                                                      <w:marBottom w:val="0"/>
                                                      <w:divBdr>
                                                        <w:top w:val="none" w:sz="0" w:space="0" w:color="auto"/>
                                                        <w:left w:val="none" w:sz="0" w:space="0" w:color="auto"/>
                                                        <w:bottom w:val="none" w:sz="0" w:space="0" w:color="auto"/>
                                                        <w:right w:val="none" w:sz="0" w:space="0" w:color="auto"/>
                                                      </w:divBdr>
                                                      <w:divsChild>
                                                        <w:div w:id="12067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10798">
                                          <w:marLeft w:val="0"/>
                                          <w:marRight w:val="0"/>
                                          <w:marTop w:val="0"/>
                                          <w:marBottom w:val="0"/>
                                          <w:divBdr>
                                            <w:top w:val="none" w:sz="0" w:space="0" w:color="auto"/>
                                            <w:left w:val="none" w:sz="0" w:space="0" w:color="auto"/>
                                            <w:bottom w:val="none" w:sz="0" w:space="0" w:color="auto"/>
                                            <w:right w:val="none" w:sz="0" w:space="0" w:color="auto"/>
                                          </w:divBdr>
                                          <w:divsChild>
                                            <w:div w:id="1287661372">
                                              <w:marLeft w:val="0"/>
                                              <w:marRight w:val="0"/>
                                              <w:marTop w:val="240"/>
                                              <w:marBottom w:val="0"/>
                                              <w:divBdr>
                                                <w:top w:val="none" w:sz="0" w:space="0" w:color="auto"/>
                                                <w:left w:val="none" w:sz="0" w:space="0" w:color="auto"/>
                                                <w:bottom w:val="none" w:sz="0" w:space="0" w:color="auto"/>
                                                <w:right w:val="none" w:sz="0" w:space="0" w:color="auto"/>
                                              </w:divBdr>
                                              <w:divsChild>
                                                <w:div w:id="569191946">
                                                  <w:marLeft w:val="0"/>
                                                  <w:marRight w:val="0"/>
                                                  <w:marTop w:val="75"/>
                                                  <w:marBottom w:val="0"/>
                                                  <w:divBdr>
                                                    <w:top w:val="none" w:sz="0" w:space="0" w:color="auto"/>
                                                    <w:left w:val="none" w:sz="0" w:space="0" w:color="auto"/>
                                                    <w:bottom w:val="none" w:sz="0" w:space="0" w:color="auto"/>
                                                    <w:right w:val="none" w:sz="0" w:space="0" w:color="auto"/>
                                                  </w:divBdr>
                                                  <w:divsChild>
                                                    <w:div w:id="31342023">
                                                      <w:marLeft w:val="0"/>
                                                      <w:marRight w:val="0"/>
                                                      <w:marTop w:val="0"/>
                                                      <w:marBottom w:val="0"/>
                                                      <w:divBdr>
                                                        <w:top w:val="none" w:sz="0" w:space="0" w:color="auto"/>
                                                        <w:left w:val="none" w:sz="0" w:space="0" w:color="auto"/>
                                                        <w:bottom w:val="none" w:sz="0" w:space="0" w:color="auto"/>
                                                        <w:right w:val="none" w:sz="0" w:space="0" w:color="auto"/>
                                                      </w:divBdr>
                                                      <w:divsChild>
                                                        <w:div w:id="575093164">
                                                          <w:marLeft w:val="0"/>
                                                          <w:marRight w:val="0"/>
                                                          <w:marTop w:val="0"/>
                                                          <w:marBottom w:val="0"/>
                                                          <w:divBdr>
                                                            <w:top w:val="none" w:sz="0" w:space="0" w:color="auto"/>
                                                            <w:left w:val="none" w:sz="0" w:space="0" w:color="auto"/>
                                                            <w:bottom w:val="none" w:sz="0" w:space="0" w:color="auto"/>
                                                            <w:right w:val="none" w:sz="0" w:space="0" w:color="auto"/>
                                                          </w:divBdr>
                                                        </w:div>
                                                      </w:divsChild>
                                                    </w:div>
                                                    <w:div w:id="39791816">
                                                      <w:marLeft w:val="0"/>
                                                      <w:marRight w:val="0"/>
                                                      <w:marTop w:val="0"/>
                                                      <w:marBottom w:val="0"/>
                                                      <w:divBdr>
                                                        <w:top w:val="none" w:sz="0" w:space="0" w:color="auto"/>
                                                        <w:left w:val="none" w:sz="0" w:space="0" w:color="auto"/>
                                                        <w:bottom w:val="none" w:sz="0" w:space="0" w:color="auto"/>
                                                        <w:right w:val="none" w:sz="0" w:space="0" w:color="auto"/>
                                                      </w:divBdr>
                                                    </w:div>
                                                    <w:div w:id="60838359">
                                                      <w:marLeft w:val="0"/>
                                                      <w:marRight w:val="0"/>
                                                      <w:marTop w:val="0"/>
                                                      <w:marBottom w:val="0"/>
                                                      <w:divBdr>
                                                        <w:top w:val="none" w:sz="0" w:space="0" w:color="auto"/>
                                                        <w:left w:val="none" w:sz="0" w:space="0" w:color="auto"/>
                                                        <w:bottom w:val="none" w:sz="0" w:space="0" w:color="auto"/>
                                                        <w:right w:val="none" w:sz="0" w:space="0" w:color="auto"/>
                                                      </w:divBdr>
                                                    </w:div>
                                                    <w:div w:id="83380967">
                                                      <w:marLeft w:val="0"/>
                                                      <w:marRight w:val="0"/>
                                                      <w:marTop w:val="0"/>
                                                      <w:marBottom w:val="0"/>
                                                      <w:divBdr>
                                                        <w:top w:val="none" w:sz="0" w:space="0" w:color="auto"/>
                                                        <w:left w:val="none" w:sz="0" w:space="0" w:color="auto"/>
                                                        <w:bottom w:val="none" w:sz="0" w:space="0" w:color="auto"/>
                                                        <w:right w:val="none" w:sz="0" w:space="0" w:color="auto"/>
                                                      </w:divBdr>
                                                    </w:div>
                                                    <w:div w:id="141698785">
                                                      <w:marLeft w:val="0"/>
                                                      <w:marRight w:val="0"/>
                                                      <w:marTop w:val="0"/>
                                                      <w:marBottom w:val="0"/>
                                                      <w:divBdr>
                                                        <w:top w:val="none" w:sz="0" w:space="0" w:color="auto"/>
                                                        <w:left w:val="none" w:sz="0" w:space="0" w:color="auto"/>
                                                        <w:bottom w:val="none" w:sz="0" w:space="0" w:color="auto"/>
                                                        <w:right w:val="none" w:sz="0" w:space="0" w:color="auto"/>
                                                      </w:divBdr>
                                                      <w:divsChild>
                                                        <w:div w:id="315692687">
                                                          <w:marLeft w:val="0"/>
                                                          <w:marRight w:val="0"/>
                                                          <w:marTop w:val="0"/>
                                                          <w:marBottom w:val="0"/>
                                                          <w:divBdr>
                                                            <w:top w:val="none" w:sz="0" w:space="0" w:color="auto"/>
                                                            <w:left w:val="none" w:sz="0" w:space="0" w:color="auto"/>
                                                            <w:bottom w:val="none" w:sz="0" w:space="0" w:color="auto"/>
                                                            <w:right w:val="none" w:sz="0" w:space="0" w:color="auto"/>
                                                          </w:divBdr>
                                                          <w:divsChild>
                                                            <w:div w:id="328678695">
                                                              <w:marLeft w:val="0"/>
                                                              <w:marRight w:val="0"/>
                                                              <w:marTop w:val="0"/>
                                                              <w:marBottom w:val="450"/>
                                                              <w:divBdr>
                                                                <w:top w:val="none" w:sz="0" w:space="0" w:color="auto"/>
                                                                <w:left w:val="none" w:sz="0" w:space="0" w:color="auto"/>
                                                                <w:bottom w:val="none" w:sz="0" w:space="0" w:color="auto"/>
                                                                <w:right w:val="none" w:sz="0" w:space="0" w:color="auto"/>
                                                              </w:divBdr>
                                                              <w:divsChild>
                                                                <w:div w:id="1622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346550">
                                                      <w:marLeft w:val="0"/>
                                                      <w:marRight w:val="0"/>
                                                      <w:marTop w:val="0"/>
                                                      <w:marBottom w:val="0"/>
                                                      <w:divBdr>
                                                        <w:top w:val="none" w:sz="0" w:space="0" w:color="auto"/>
                                                        <w:left w:val="none" w:sz="0" w:space="0" w:color="auto"/>
                                                        <w:bottom w:val="none" w:sz="0" w:space="0" w:color="auto"/>
                                                        <w:right w:val="none" w:sz="0" w:space="0" w:color="auto"/>
                                                      </w:divBdr>
                                                      <w:divsChild>
                                                        <w:div w:id="2054497176">
                                                          <w:marLeft w:val="0"/>
                                                          <w:marRight w:val="0"/>
                                                          <w:marTop w:val="0"/>
                                                          <w:marBottom w:val="0"/>
                                                          <w:divBdr>
                                                            <w:top w:val="none" w:sz="0" w:space="0" w:color="auto"/>
                                                            <w:left w:val="none" w:sz="0" w:space="0" w:color="auto"/>
                                                            <w:bottom w:val="none" w:sz="0" w:space="0" w:color="auto"/>
                                                            <w:right w:val="none" w:sz="0" w:space="0" w:color="auto"/>
                                                          </w:divBdr>
                                                        </w:div>
                                                      </w:divsChild>
                                                    </w:div>
                                                    <w:div w:id="789470873">
                                                      <w:marLeft w:val="0"/>
                                                      <w:marRight w:val="0"/>
                                                      <w:marTop w:val="0"/>
                                                      <w:marBottom w:val="0"/>
                                                      <w:divBdr>
                                                        <w:top w:val="none" w:sz="0" w:space="0" w:color="auto"/>
                                                        <w:left w:val="none" w:sz="0" w:space="0" w:color="auto"/>
                                                        <w:bottom w:val="none" w:sz="0" w:space="0" w:color="auto"/>
                                                        <w:right w:val="none" w:sz="0" w:space="0" w:color="auto"/>
                                                      </w:divBdr>
                                                      <w:divsChild>
                                                        <w:div w:id="1188983887">
                                                          <w:marLeft w:val="0"/>
                                                          <w:marRight w:val="0"/>
                                                          <w:marTop w:val="0"/>
                                                          <w:marBottom w:val="0"/>
                                                          <w:divBdr>
                                                            <w:top w:val="none" w:sz="0" w:space="0" w:color="auto"/>
                                                            <w:left w:val="none" w:sz="0" w:space="0" w:color="auto"/>
                                                            <w:bottom w:val="none" w:sz="0" w:space="0" w:color="auto"/>
                                                            <w:right w:val="none" w:sz="0" w:space="0" w:color="auto"/>
                                                          </w:divBdr>
                                                          <w:divsChild>
                                                            <w:div w:id="1750538480">
                                                              <w:marLeft w:val="0"/>
                                                              <w:marRight w:val="0"/>
                                                              <w:marTop w:val="0"/>
                                                              <w:marBottom w:val="450"/>
                                                              <w:divBdr>
                                                                <w:top w:val="none" w:sz="0" w:space="0" w:color="auto"/>
                                                                <w:left w:val="none" w:sz="0" w:space="0" w:color="auto"/>
                                                                <w:bottom w:val="none" w:sz="0" w:space="0" w:color="auto"/>
                                                                <w:right w:val="none" w:sz="0" w:space="0" w:color="auto"/>
                                                              </w:divBdr>
                                                              <w:divsChild>
                                                                <w:div w:id="18968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4718">
                                                      <w:marLeft w:val="0"/>
                                                      <w:marRight w:val="0"/>
                                                      <w:marTop w:val="0"/>
                                                      <w:marBottom w:val="0"/>
                                                      <w:divBdr>
                                                        <w:top w:val="none" w:sz="0" w:space="0" w:color="auto"/>
                                                        <w:left w:val="none" w:sz="0" w:space="0" w:color="auto"/>
                                                        <w:bottom w:val="none" w:sz="0" w:space="0" w:color="auto"/>
                                                        <w:right w:val="none" w:sz="0" w:space="0" w:color="auto"/>
                                                      </w:divBdr>
                                                      <w:divsChild>
                                                        <w:div w:id="1104495232">
                                                          <w:marLeft w:val="0"/>
                                                          <w:marRight w:val="0"/>
                                                          <w:marTop w:val="0"/>
                                                          <w:marBottom w:val="0"/>
                                                          <w:divBdr>
                                                            <w:top w:val="none" w:sz="0" w:space="0" w:color="auto"/>
                                                            <w:left w:val="none" w:sz="0" w:space="0" w:color="auto"/>
                                                            <w:bottom w:val="none" w:sz="0" w:space="0" w:color="auto"/>
                                                            <w:right w:val="none" w:sz="0" w:space="0" w:color="auto"/>
                                                          </w:divBdr>
                                                        </w:div>
                                                      </w:divsChild>
                                                    </w:div>
                                                    <w:div w:id="1211649953">
                                                      <w:marLeft w:val="0"/>
                                                      <w:marRight w:val="0"/>
                                                      <w:marTop w:val="0"/>
                                                      <w:marBottom w:val="0"/>
                                                      <w:divBdr>
                                                        <w:top w:val="none" w:sz="0" w:space="0" w:color="auto"/>
                                                        <w:left w:val="none" w:sz="0" w:space="0" w:color="auto"/>
                                                        <w:bottom w:val="none" w:sz="0" w:space="0" w:color="auto"/>
                                                        <w:right w:val="none" w:sz="0" w:space="0" w:color="auto"/>
                                                      </w:divBdr>
                                                      <w:divsChild>
                                                        <w:div w:id="813181163">
                                                          <w:marLeft w:val="0"/>
                                                          <w:marRight w:val="0"/>
                                                          <w:marTop w:val="0"/>
                                                          <w:marBottom w:val="0"/>
                                                          <w:divBdr>
                                                            <w:top w:val="none" w:sz="0" w:space="0" w:color="auto"/>
                                                            <w:left w:val="none" w:sz="0" w:space="0" w:color="auto"/>
                                                            <w:bottom w:val="none" w:sz="0" w:space="0" w:color="auto"/>
                                                            <w:right w:val="none" w:sz="0" w:space="0" w:color="auto"/>
                                                          </w:divBdr>
                                                        </w:div>
                                                      </w:divsChild>
                                                    </w:div>
                                                    <w:div w:id="1386643380">
                                                      <w:marLeft w:val="0"/>
                                                      <w:marRight w:val="0"/>
                                                      <w:marTop w:val="0"/>
                                                      <w:marBottom w:val="0"/>
                                                      <w:divBdr>
                                                        <w:top w:val="none" w:sz="0" w:space="0" w:color="auto"/>
                                                        <w:left w:val="none" w:sz="0" w:space="0" w:color="auto"/>
                                                        <w:bottom w:val="none" w:sz="0" w:space="0" w:color="auto"/>
                                                        <w:right w:val="none" w:sz="0" w:space="0" w:color="auto"/>
                                                      </w:divBdr>
                                                      <w:divsChild>
                                                        <w:div w:id="823468737">
                                                          <w:marLeft w:val="0"/>
                                                          <w:marRight w:val="0"/>
                                                          <w:marTop w:val="0"/>
                                                          <w:marBottom w:val="0"/>
                                                          <w:divBdr>
                                                            <w:top w:val="none" w:sz="0" w:space="0" w:color="auto"/>
                                                            <w:left w:val="none" w:sz="0" w:space="0" w:color="auto"/>
                                                            <w:bottom w:val="none" w:sz="0" w:space="0" w:color="auto"/>
                                                            <w:right w:val="none" w:sz="0" w:space="0" w:color="auto"/>
                                                          </w:divBdr>
                                                          <w:divsChild>
                                                            <w:div w:id="2023389010">
                                                              <w:marLeft w:val="0"/>
                                                              <w:marRight w:val="0"/>
                                                              <w:marTop w:val="0"/>
                                                              <w:marBottom w:val="450"/>
                                                              <w:divBdr>
                                                                <w:top w:val="none" w:sz="0" w:space="0" w:color="auto"/>
                                                                <w:left w:val="none" w:sz="0" w:space="0" w:color="auto"/>
                                                                <w:bottom w:val="none" w:sz="0" w:space="0" w:color="auto"/>
                                                                <w:right w:val="none" w:sz="0" w:space="0" w:color="auto"/>
                                                              </w:divBdr>
                                                              <w:divsChild>
                                                                <w:div w:id="1978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5980">
                                                      <w:marLeft w:val="0"/>
                                                      <w:marRight w:val="0"/>
                                                      <w:marTop w:val="0"/>
                                                      <w:marBottom w:val="0"/>
                                                      <w:divBdr>
                                                        <w:top w:val="none" w:sz="0" w:space="0" w:color="auto"/>
                                                        <w:left w:val="none" w:sz="0" w:space="0" w:color="auto"/>
                                                        <w:bottom w:val="none" w:sz="0" w:space="0" w:color="auto"/>
                                                        <w:right w:val="none" w:sz="0" w:space="0" w:color="auto"/>
                                                      </w:divBdr>
                                                    </w:div>
                                                    <w:div w:id="1506702262">
                                                      <w:marLeft w:val="0"/>
                                                      <w:marRight w:val="0"/>
                                                      <w:marTop w:val="0"/>
                                                      <w:marBottom w:val="0"/>
                                                      <w:divBdr>
                                                        <w:top w:val="none" w:sz="0" w:space="0" w:color="auto"/>
                                                        <w:left w:val="none" w:sz="0" w:space="0" w:color="auto"/>
                                                        <w:bottom w:val="none" w:sz="0" w:space="0" w:color="auto"/>
                                                        <w:right w:val="none" w:sz="0" w:space="0" w:color="auto"/>
                                                      </w:divBdr>
                                                    </w:div>
                                                    <w:div w:id="1825664684">
                                                      <w:marLeft w:val="0"/>
                                                      <w:marRight w:val="0"/>
                                                      <w:marTop w:val="0"/>
                                                      <w:marBottom w:val="0"/>
                                                      <w:divBdr>
                                                        <w:top w:val="none" w:sz="0" w:space="0" w:color="auto"/>
                                                        <w:left w:val="none" w:sz="0" w:space="0" w:color="auto"/>
                                                        <w:bottom w:val="none" w:sz="0" w:space="0" w:color="auto"/>
                                                        <w:right w:val="none" w:sz="0" w:space="0" w:color="auto"/>
                                                      </w:divBdr>
                                                      <w:divsChild>
                                                        <w:div w:id="1851941350">
                                                          <w:marLeft w:val="0"/>
                                                          <w:marRight w:val="0"/>
                                                          <w:marTop w:val="0"/>
                                                          <w:marBottom w:val="0"/>
                                                          <w:divBdr>
                                                            <w:top w:val="none" w:sz="0" w:space="0" w:color="auto"/>
                                                            <w:left w:val="none" w:sz="0" w:space="0" w:color="auto"/>
                                                            <w:bottom w:val="none" w:sz="0" w:space="0" w:color="auto"/>
                                                            <w:right w:val="none" w:sz="0" w:space="0" w:color="auto"/>
                                                          </w:divBdr>
                                                          <w:divsChild>
                                                            <w:div w:id="282198489">
                                                              <w:marLeft w:val="0"/>
                                                              <w:marRight w:val="0"/>
                                                              <w:marTop w:val="0"/>
                                                              <w:marBottom w:val="450"/>
                                                              <w:divBdr>
                                                                <w:top w:val="none" w:sz="0" w:space="0" w:color="auto"/>
                                                                <w:left w:val="none" w:sz="0" w:space="0" w:color="auto"/>
                                                                <w:bottom w:val="none" w:sz="0" w:space="0" w:color="auto"/>
                                                                <w:right w:val="none" w:sz="0" w:space="0" w:color="auto"/>
                                                              </w:divBdr>
                                                              <w:divsChild>
                                                                <w:div w:id="13147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4332">
                                                      <w:marLeft w:val="0"/>
                                                      <w:marRight w:val="0"/>
                                                      <w:marTop w:val="0"/>
                                                      <w:marBottom w:val="0"/>
                                                      <w:divBdr>
                                                        <w:top w:val="none" w:sz="0" w:space="0" w:color="auto"/>
                                                        <w:left w:val="none" w:sz="0" w:space="0" w:color="auto"/>
                                                        <w:bottom w:val="none" w:sz="0" w:space="0" w:color="auto"/>
                                                        <w:right w:val="none" w:sz="0" w:space="0" w:color="auto"/>
                                                      </w:divBdr>
                                                      <w:divsChild>
                                                        <w:div w:id="1825659343">
                                                          <w:marLeft w:val="0"/>
                                                          <w:marRight w:val="0"/>
                                                          <w:marTop w:val="0"/>
                                                          <w:marBottom w:val="0"/>
                                                          <w:divBdr>
                                                            <w:top w:val="none" w:sz="0" w:space="0" w:color="auto"/>
                                                            <w:left w:val="none" w:sz="0" w:space="0" w:color="auto"/>
                                                            <w:bottom w:val="none" w:sz="0" w:space="0" w:color="auto"/>
                                                            <w:right w:val="none" w:sz="0" w:space="0" w:color="auto"/>
                                                          </w:divBdr>
                                                        </w:div>
                                                      </w:divsChild>
                                                    </w:div>
                                                    <w:div w:id="20214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523579">
                          <w:marLeft w:val="0"/>
                          <w:marRight w:val="0"/>
                          <w:marTop w:val="0"/>
                          <w:marBottom w:val="0"/>
                          <w:divBdr>
                            <w:top w:val="none" w:sz="0" w:space="0" w:color="auto"/>
                            <w:left w:val="none" w:sz="0" w:space="0" w:color="auto"/>
                            <w:bottom w:val="none" w:sz="0" w:space="0" w:color="auto"/>
                            <w:right w:val="none" w:sz="0" w:space="0" w:color="auto"/>
                          </w:divBdr>
                          <w:divsChild>
                            <w:div w:id="961375520">
                              <w:marLeft w:val="0"/>
                              <w:marRight w:val="0"/>
                              <w:marTop w:val="0"/>
                              <w:marBottom w:val="0"/>
                              <w:divBdr>
                                <w:top w:val="none" w:sz="0" w:space="0" w:color="auto"/>
                                <w:left w:val="none" w:sz="0" w:space="0" w:color="auto"/>
                                <w:bottom w:val="none" w:sz="0" w:space="0" w:color="auto"/>
                                <w:right w:val="none" w:sz="0" w:space="0" w:color="auto"/>
                              </w:divBdr>
                              <w:divsChild>
                                <w:div w:id="1796826804">
                                  <w:marLeft w:val="0"/>
                                  <w:marRight w:val="0"/>
                                  <w:marTop w:val="0"/>
                                  <w:marBottom w:val="0"/>
                                  <w:divBdr>
                                    <w:top w:val="none" w:sz="0" w:space="0" w:color="auto"/>
                                    <w:left w:val="none" w:sz="0" w:space="0" w:color="auto"/>
                                    <w:bottom w:val="none" w:sz="0" w:space="0" w:color="auto"/>
                                    <w:right w:val="none" w:sz="0" w:space="0" w:color="auto"/>
                                  </w:divBdr>
                                  <w:divsChild>
                                    <w:div w:id="149757994">
                                      <w:marLeft w:val="0"/>
                                      <w:marRight w:val="0"/>
                                      <w:marTop w:val="0"/>
                                      <w:marBottom w:val="0"/>
                                      <w:divBdr>
                                        <w:top w:val="none" w:sz="0" w:space="0" w:color="auto"/>
                                        <w:left w:val="none" w:sz="0" w:space="0" w:color="auto"/>
                                        <w:bottom w:val="none" w:sz="0" w:space="0" w:color="auto"/>
                                        <w:right w:val="none" w:sz="0" w:space="0" w:color="auto"/>
                                      </w:divBdr>
                                      <w:divsChild>
                                        <w:div w:id="1569415228">
                                          <w:marLeft w:val="0"/>
                                          <w:marRight w:val="0"/>
                                          <w:marTop w:val="0"/>
                                          <w:marBottom w:val="0"/>
                                          <w:divBdr>
                                            <w:top w:val="none" w:sz="0" w:space="0" w:color="auto"/>
                                            <w:left w:val="none" w:sz="0" w:space="0" w:color="auto"/>
                                            <w:bottom w:val="none" w:sz="0" w:space="0" w:color="auto"/>
                                            <w:right w:val="none" w:sz="0" w:space="0" w:color="auto"/>
                                          </w:divBdr>
                                          <w:divsChild>
                                            <w:div w:id="1287391752">
                                              <w:marLeft w:val="0"/>
                                              <w:marRight w:val="0"/>
                                              <w:marTop w:val="0"/>
                                              <w:marBottom w:val="0"/>
                                              <w:divBdr>
                                                <w:top w:val="none" w:sz="0" w:space="0" w:color="auto"/>
                                                <w:left w:val="none" w:sz="0" w:space="0" w:color="auto"/>
                                                <w:bottom w:val="none" w:sz="0" w:space="0" w:color="auto"/>
                                                <w:right w:val="none" w:sz="0" w:space="0" w:color="auto"/>
                                              </w:divBdr>
                                              <w:divsChild>
                                                <w:div w:id="1482113995">
                                                  <w:marLeft w:val="0"/>
                                                  <w:marRight w:val="0"/>
                                                  <w:marTop w:val="150"/>
                                                  <w:marBottom w:val="150"/>
                                                  <w:divBdr>
                                                    <w:top w:val="none" w:sz="0" w:space="0" w:color="auto"/>
                                                    <w:left w:val="none" w:sz="0" w:space="0" w:color="auto"/>
                                                    <w:bottom w:val="none" w:sz="0" w:space="0" w:color="auto"/>
                                                    <w:right w:val="none" w:sz="0" w:space="0" w:color="auto"/>
                                                  </w:divBdr>
                                                  <w:divsChild>
                                                    <w:div w:id="34624413">
                                                      <w:marLeft w:val="0"/>
                                                      <w:marRight w:val="0"/>
                                                      <w:marTop w:val="0"/>
                                                      <w:marBottom w:val="0"/>
                                                      <w:divBdr>
                                                        <w:top w:val="none" w:sz="0" w:space="0" w:color="auto"/>
                                                        <w:left w:val="none" w:sz="0" w:space="0" w:color="auto"/>
                                                        <w:bottom w:val="none" w:sz="0" w:space="0" w:color="auto"/>
                                                        <w:right w:val="none" w:sz="0" w:space="0" w:color="auto"/>
                                                      </w:divBdr>
                                                      <w:divsChild>
                                                        <w:div w:id="380129462">
                                                          <w:marLeft w:val="0"/>
                                                          <w:marRight w:val="0"/>
                                                          <w:marTop w:val="0"/>
                                                          <w:marBottom w:val="0"/>
                                                          <w:divBdr>
                                                            <w:top w:val="none" w:sz="0" w:space="0" w:color="auto"/>
                                                            <w:left w:val="none" w:sz="0" w:space="0" w:color="auto"/>
                                                            <w:bottom w:val="none" w:sz="0" w:space="0" w:color="auto"/>
                                                            <w:right w:val="none" w:sz="0" w:space="0" w:color="auto"/>
                                                          </w:divBdr>
                                                          <w:divsChild>
                                                            <w:div w:id="1435632160">
                                                              <w:marLeft w:val="0"/>
                                                              <w:marRight w:val="0"/>
                                                              <w:marTop w:val="0"/>
                                                              <w:marBottom w:val="0"/>
                                                              <w:divBdr>
                                                                <w:top w:val="none" w:sz="0" w:space="0" w:color="auto"/>
                                                                <w:left w:val="none" w:sz="0" w:space="0" w:color="auto"/>
                                                                <w:bottom w:val="none" w:sz="0" w:space="0" w:color="auto"/>
                                                                <w:right w:val="none" w:sz="0" w:space="0" w:color="auto"/>
                                                              </w:divBdr>
                                                              <w:divsChild>
                                                                <w:div w:id="314840144">
                                                                  <w:marLeft w:val="0"/>
                                                                  <w:marRight w:val="0"/>
                                                                  <w:marTop w:val="0"/>
                                                                  <w:marBottom w:val="0"/>
                                                                  <w:divBdr>
                                                                    <w:top w:val="none" w:sz="0" w:space="0" w:color="auto"/>
                                                                    <w:left w:val="none" w:sz="0" w:space="0" w:color="auto"/>
                                                                    <w:bottom w:val="none" w:sz="0" w:space="0" w:color="auto"/>
                                                                    <w:right w:val="none" w:sz="0" w:space="0" w:color="auto"/>
                                                                  </w:divBdr>
                                                                  <w:divsChild>
                                                                    <w:div w:id="475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1929">
                                                              <w:marLeft w:val="0"/>
                                                              <w:marRight w:val="0"/>
                                                              <w:marTop w:val="0"/>
                                                              <w:marBottom w:val="0"/>
                                                              <w:divBdr>
                                                                <w:top w:val="none" w:sz="0" w:space="0" w:color="auto"/>
                                                                <w:left w:val="none" w:sz="0" w:space="0" w:color="auto"/>
                                                                <w:bottom w:val="none" w:sz="0" w:space="0" w:color="auto"/>
                                                                <w:right w:val="none" w:sz="0" w:space="0" w:color="auto"/>
                                                              </w:divBdr>
                                                            </w:div>
                                                          </w:divsChild>
                                                        </w:div>
                                                        <w:div w:id="747533854">
                                                          <w:marLeft w:val="0"/>
                                                          <w:marRight w:val="0"/>
                                                          <w:marTop w:val="0"/>
                                                          <w:marBottom w:val="0"/>
                                                          <w:divBdr>
                                                            <w:top w:val="none" w:sz="0" w:space="0" w:color="auto"/>
                                                            <w:left w:val="none" w:sz="0" w:space="0" w:color="auto"/>
                                                            <w:bottom w:val="none" w:sz="0" w:space="0" w:color="auto"/>
                                                            <w:right w:val="none" w:sz="0" w:space="0" w:color="auto"/>
                                                          </w:divBdr>
                                                          <w:divsChild>
                                                            <w:div w:id="50660770">
                                                              <w:marLeft w:val="0"/>
                                                              <w:marRight w:val="0"/>
                                                              <w:marTop w:val="0"/>
                                                              <w:marBottom w:val="0"/>
                                                              <w:divBdr>
                                                                <w:top w:val="none" w:sz="0" w:space="0" w:color="auto"/>
                                                                <w:left w:val="none" w:sz="0" w:space="0" w:color="auto"/>
                                                                <w:bottom w:val="none" w:sz="0" w:space="0" w:color="auto"/>
                                                                <w:right w:val="none" w:sz="0" w:space="0" w:color="auto"/>
                                                              </w:divBdr>
                                                              <w:divsChild>
                                                                <w:div w:id="2012905141">
                                                                  <w:marLeft w:val="0"/>
                                                                  <w:marRight w:val="0"/>
                                                                  <w:marTop w:val="0"/>
                                                                  <w:marBottom w:val="0"/>
                                                                  <w:divBdr>
                                                                    <w:top w:val="none" w:sz="0" w:space="0" w:color="auto"/>
                                                                    <w:left w:val="none" w:sz="0" w:space="0" w:color="auto"/>
                                                                    <w:bottom w:val="none" w:sz="0" w:space="0" w:color="auto"/>
                                                                    <w:right w:val="none" w:sz="0" w:space="0" w:color="auto"/>
                                                                  </w:divBdr>
                                                                  <w:divsChild>
                                                                    <w:div w:id="9545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99980">
                                                          <w:marLeft w:val="0"/>
                                                          <w:marRight w:val="0"/>
                                                          <w:marTop w:val="0"/>
                                                          <w:marBottom w:val="0"/>
                                                          <w:divBdr>
                                                            <w:top w:val="none" w:sz="0" w:space="0" w:color="auto"/>
                                                            <w:left w:val="none" w:sz="0" w:space="0" w:color="auto"/>
                                                            <w:bottom w:val="none" w:sz="0" w:space="0" w:color="auto"/>
                                                            <w:right w:val="none" w:sz="0" w:space="0" w:color="auto"/>
                                                          </w:divBdr>
                                                          <w:divsChild>
                                                            <w:div w:id="206334282">
                                                              <w:marLeft w:val="0"/>
                                                              <w:marRight w:val="0"/>
                                                              <w:marTop w:val="0"/>
                                                              <w:marBottom w:val="0"/>
                                                              <w:divBdr>
                                                                <w:top w:val="none" w:sz="0" w:space="0" w:color="auto"/>
                                                                <w:left w:val="none" w:sz="0" w:space="0" w:color="auto"/>
                                                                <w:bottom w:val="none" w:sz="0" w:space="0" w:color="auto"/>
                                                                <w:right w:val="none" w:sz="0" w:space="0" w:color="auto"/>
                                                              </w:divBdr>
                                                              <w:divsChild>
                                                                <w:div w:id="1281112612">
                                                                  <w:marLeft w:val="0"/>
                                                                  <w:marRight w:val="0"/>
                                                                  <w:marTop w:val="0"/>
                                                                  <w:marBottom w:val="0"/>
                                                                  <w:divBdr>
                                                                    <w:top w:val="none" w:sz="0" w:space="0" w:color="auto"/>
                                                                    <w:left w:val="none" w:sz="0" w:space="0" w:color="auto"/>
                                                                    <w:bottom w:val="none" w:sz="0" w:space="0" w:color="auto"/>
                                                                    <w:right w:val="none" w:sz="0" w:space="0" w:color="auto"/>
                                                                  </w:divBdr>
                                                                  <w:divsChild>
                                                                    <w:div w:id="9907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597">
                                                              <w:marLeft w:val="0"/>
                                                              <w:marRight w:val="0"/>
                                                              <w:marTop w:val="0"/>
                                                              <w:marBottom w:val="0"/>
                                                              <w:divBdr>
                                                                <w:top w:val="none" w:sz="0" w:space="0" w:color="auto"/>
                                                                <w:left w:val="none" w:sz="0" w:space="0" w:color="auto"/>
                                                                <w:bottom w:val="none" w:sz="0" w:space="0" w:color="auto"/>
                                                                <w:right w:val="none" w:sz="0" w:space="0" w:color="auto"/>
                                                              </w:divBdr>
                                                            </w:div>
                                                          </w:divsChild>
                                                        </w:div>
                                                        <w:div w:id="2042586421">
                                                          <w:marLeft w:val="0"/>
                                                          <w:marRight w:val="0"/>
                                                          <w:marTop w:val="0"/>
                                                          <w:marBottom w:val="0"/>
                                                          <w:divBdr>
                                                            <w:top w:val="none" w:sz="0" w:space="0" w:color="auto"/>
                                                            <w:left w:val="none" w:sz="0" w:space="0" w:color="auto"/>
                                                            <w:bottom w:val="none" w:sz="0" w:space="0" w:color="auto"/>
                                                            <w:right w:val="none" w:sz="0" w:space="0" w:color="auto"/>
                                                          </w:divBdr>
                                                          <w:divsChild>
                                                            <w:div w:id="1268318244">
                                                              <w:marLeft w:val="0"/>
                                                              <w:marRight w:val="0"/>
                                                              <w:marTop w:val="0"/>
                                                              <w:marBottom w:val="0"/>
                                                              <w:divBdr>
                                                                <w:top w:val="none" w:sz="0" w:space="0" w:color="auto"/>
                                                                <w:left w:val="none" w:sz="0" w:space="0" w:color="auto"/>
                                                                <w:bottom w:val="none" w:sz="0" w:space="0" w:color="auto"/>
                                                                <w:right w:val="none" w:sz="0" w:space="0" w:color="auto"/>
                                                              </w:divBdr>
                                                              <w:divsChild>
                                                                <w:div w:id="603415688">
                                                                  <w:marLeft w:val="0"/>
                                                                  <w:marRight w:val="0"/>
                                                                  <w:marTop w:val="0"/>
                                                                  <w:marBottom w:val="0"/>
                                                                  <w:divBdr>
                                                                    <w:top w:val="none" w:sz="0" w:space="0" w:color="auto"/>
                                                                    <w:left w:val="none" w:sz="0" w:space="0" w:color="auto"/>
                                                                    <w:bottom w:val="none" w:sz="0" w:space="0" w:color="auto"/>
                                                                    <w:right w:val="none" w:sz="0" w:space="0" w:color="auto"/>
                                                                  </w:divBdr>
                                                                  <w:divsChild>
                                                                    <w:div w:id="13091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267">
                                                      <w:marLeft w:val="0"/>
                                                      <w:marRight w:val="0"/>
                                                      <w:marTop w:val="0"/>
                                                      <w:marBottom w:val="0"/>
                                                      <w:divBdr>
                                                        <w:top w:val="none" w:sz="0" w:space="0" w:color="auto"/>
                                                        <w:left w:val="none" w:sz="0" w:space="0" w:color="auto"/>
                                                        <w:bottom w:val="none" w:sz="0" w:space="0" w:color="auto"/>
                                                        <w:right w:val="none" w:sz="0" w:space="0" w:color="auto"/>
                                                      </w:divBdr>
                                                      <w:divsChild>
                                                        <w:div w:id="728188101">
                                                          <w:marLeft w:val="0"/>
                                                          <w:marRight w:val="0"/>
                                                          <w:marTop w:val="0"/>
                                                          <w:marBottom w:val="0"/>
                                                          <w:divBdr>
                                                            <w:top w:val="none" w:sz="0" w:space="0" w:color="auto"/>
                                                            <w:left w:val="none" w:sz="0" w:space="0" w:color="auto"/>
                                                            <w:bottom w:val="none" w:sz="0" w:space="0" w:color="auto"/>
                                                            <w:right w:val="none" w:sz="0" w:space="0" w:color="auto"/>
                                                          </w:divBdr>
                                                          <w:divsChild>
                                                            <w:div w:id="1618754038">
                                                              <w:marLeft w:val="0"/>
                                                              <w:marRight w:val="0"/>
                                                              <w:marTop w:val="0"/>
                                                              <w:marBottom w:val="0"/>
                                                              <w:divBdr>
                                                                <w:top w:val="none" w:sz="0" w:space="0" w:color="auto"/>
                                                                <w:left w:val="none" w:sz="0" w:space="0" w:color="auto"/>
                                                                <w:bottom w:val="none" w:sz="0" w:space="0" w:color="auto"/>
                                                                <w:right w:val="none" w:sz="0" w:space="0" w:color="auto"/>
                                                              </w:divBdr>
                                                              <w:divsChild>
                                                                <w:div w:id="7573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16463">
                                                  <w:marLeft w:val="0"/>
                                                  <w:marRight w:val="0"/>
                                                  <w:marTop w:val="0"/>
                                                  <w:marBottom w:val="0"/>
                                                  <w:divBdr>
                                                    <w:top w:val="none" w:sz="0" w:space="0" w:color="auto"/>
                                                    <w:left w:val="none" w:sz="0" w:space="0" w:color="auto"/>
                                                    <w:bottom w:val="none" w:sz="0" w:space="0" w:color="auto"/>
                                                    <w:right w:val="none" w:sz="0" w:space="0" w:color="auto"/>
                                                  </w:divBdr>
                                                  <w:divsChild>
                                                    <w:div w:id="58669910">
                                                      <w:marLeft w:val="0"/>
                                                      <w:marRight w:val="0"/>
                                                      <w:marTop w:val="0"/>
                                                      <w:marBottom w:val="0"/>
                                                      <w:divBdr>
                                                        <w:top w:val="none" w:sz="0" w:space="0" w:color="auto"/>
                                                        <w:left w:val="none" w:sz="0" w:space="0" w:color="auto"/>
                                                        <w:bottom w:val="none" w:sz="0" w:space="0" w:color="auto"/>
                                                        <w:right w:val="none" w:sz="0" w:space="0" w:color="auto"/>
                                                      </w:divBdr>
                                                      <w:divsChild>
                                                        <w:div w:id="444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729029">
                              <w:marLeft w:val="0"/>
                              <w:marRight w:val="-15"/>
                              <w:marTop w:val="0"/>
                              <w:marBottom w:val="0"/>
                              <w:divBdr>
                                <w:top w:val="none" w:sz="0" w:space="0" w:color="auto"/>
                                <w:left w:val="none" w:sz="0" w:space="0" w:color="auto"/>
                                <w:bottom w:val="none" w:sz="0" w:space="0" w:color="auto"/>
                                <w:right w:val="none" w:sz="0" w:space="0" w:color="auto"/>
                              </w:divBdr>
                              <w:divsChild>
                                <w:div w:id="1577009906">
                                  <w:marLeft w:val="0"/>
                                  <w:marRight w:val="0"/>
                                  <w:marTop w:val="0"/>
                                  <w:marBottom w:val="0"/>
                                  <w:divBdr>
                                    <w:top w:val="none" w:sz="0" w:space="0" w:color="auto"/>
                                    <w:left w:val="none" w:sz="0" w:space="0" w:color="auto"/>
                                    <w:bottom w:val="none" w:sz="0" w:space="0" w:color="auto"/>
                                    <w:right w:val="none" w:sz="0" w:space="0" w:color="auto"/>
                                  </w:divBdr>
                                  <w:divsChild>
                                    <w:div w:id="836992477">
                                      <w:marLeft w:val="0"/>
                                      <w:marRight w:val="0"/>
                                      <w:marTop w:val="0"/>
                                      <w:marBottom w:val="0"/>
                                      <w:divBdr>
                                        <w:top w:val="none" w:sz="0" w:space="0" w:color="auto"/>
                                        <w:left w:val="none" w:sz="0" w:space="0" w:color="auto"/>
                                        <w:bottom w:val="none" w:sz="0" w:space="0" w:color="auto"/>
                                        <w:right w:val="none" w:sz="0" w:space="0" w:color="auto"/>
                                      </w:divBdr>
                                    </w:div>
                                    <w:div w:id="2036810669">
                                      <w:marLeft w:val="0"/>
                                      <w:marRight w:val="0"/>
                                      <w:marTop w:val="0"/>
                                      <w:marBottom w:val="0"/>
                                      <w:divBdr>
                                        <w:top w:val="none" w:sz="0" w:space="0" w:color="auto"/>
                                        <w:left w:val="none" w:sz="0" w:space="0" w:color="auto"/>
                                        <w:bottom w:val="none" w:sz="0" w:space="0" w:color="auto"/>
                                        <w:right w:val="none" w:sz="0" w:space="0" w:color="auto"/>
                                      </w:divBdr>
                                      <w:divsChild>
                                        <w:div w:id="129443702">
                                          <w:marLeft w:val="0"/>
                                          <w:marRight w:val="0"/>
                                          <w:marTop w:val="0"/>
                                          <w:marBottom w:val="0"/>
                                          <w:divBdr>
                                            <w:top w:val="none" w:sz="0" w:space="0" w:color="auto"/>
                                            <w:left w:val="none" w:sz="0" w:space="0" w:color="auto"/>
                                            <w:bottom w:val="none" w:sz="0" w:space="0" w:color="auto"/>
                                            <w:right w:val="none" w:sz="0" w:space="0" w:color="auto"/>
                                          </w:divBdr>
                                          <w:divsChild>
                                            <w:div w:id="1496069631">
                                              <w:marLeft w:val="0"/>
                                              <w:marRight w:val="0"/>
                                              <w:marTop w:val="0"/>
                                              <w:marBottom w:val="0"/>
                                              <w:divBdr>
                                                <w:top w:val="none" w:sz="0" w:space="0" w:color="auto"/>
                                                <w:left w:val="none" w:sz="0" w:space="0" w:color="auto"/>
                                                <w:bottom w:val="none" w:sz="0" w:space="0" w:color="auto"/>
                                                <w:right w:val="none" w:sz="0" w:space="0" w:color="auto"/>
                                              </w:divBdr>
                                              <w:divsChild>
                                                <w:div w:id="671645123">
                                                  <w:marLeft w:val="0"/>
                                                  <w:marRight w:val="0"/>
                                                  <w:marTop w:val="0"/>
                                                  <w:marBottom w:val="0"/>
                                                  <w:divBdr>
                                                    <w:top w:val="none" w:sz="0" w:space="0" w:color="auto"/>
                                                    <w:left w:val="none" w:sz="0" w:space="0" w:color="auto"/>
                                                    <w:bottom w:val="none" w:sz="0" w:space="0" w:color="auto"/>
                                                    <w:right w:val="none" w:sz="0" w:space="0" w:color="auto"/>
                                                  </w:divBdr>
                                                  <w:divsChild>
                                                    <w:div w:id="7998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1156">
                                          <w:marLeft w:val="0"/>
                                          <w:marRight w:val="0"/>
                                          <w:marTop w:val="0"/>
                                          <w:marBottom w:val="0"/>
                                          <w:divBdr>
                                            <w:top w:val="none" w:sz="0" w:space="0" w:color="auto"/>
                                            <w:left w:val="none" w:sz="0" w:space="0" w:color="auto"/>
                                            <w:bottom w:val="none" w:sz="0" w:space="0" w:color="auto"/>
                                            <w:right w:val="none" w:sz="0" w:space="0" w:color="auto"/>
                                          </w:divBdr>
                                          <w:divsChild>
                                            <w:div w:id="1821194004">
                                              <w:marLeft w:val="0"/>
                                              <w:marRight w:val="0"/>
                                              <w:marTop w:val="0"/>
                                              <w:marBottom w:val="0"/>
                                              <w:divBdr>
                                                <w:top w:val="none" w:sz="0" w:space="0" w:color="auto"/>
                                                <w:left w:val="none" w:sz="0" w:space="0" w:color="auto"/>
                                                <w:bottom w:val="none" w:sz="0" w:space="0" w:color="auto"/>
                                                <w:right w:val="none" w:sz="0" w:space="0" w:color="auto"/>
                                              </w:divBdr>
                                              <w:divsChild>
                                                <w:div w:id="162552241">
                                                  <w:marLeft w:val="0"/>
                                                  <w:marRight w:val="0"/>
                                                  <w:marTop w:val="0"/>
                                                  <w:marBottom w:val="0"/>
                                                  <w:divBdr>
                                                    <w:top w:val="none" w:sz="0" w:space="0" w:color="auto"/>
                                                    <w:left w:val="none" w:sz="0" w:space="0" w:color="auto"/>
                                                    <w:bottom w:val="none" w:sz="0" w:space="0" w:color="auto"/>
                                                    <w:right w:val="none" w:sz="0" w:space="0" w:color="auto"/>
                                                  </w:divBdr>
                                                  <w:divsChild>
                                                    <w:div w:id="449595662">
                                                      <w:marLeft w:val="0"/>
                                                      <w:marRight w:val="0"/>
                                                      <w:marTop w:val="150"/>
                                                      <w:marBottom w:val="150"/>
                                                      <w:divBdr>
                                                        <w:top w:val="none" w:sz="0" w:space="0" w:color="auto"/>
                                                        <w:left w:val="none" w:sz="0" w:space="0" w:color="auto"/>
                                                        <w:bottom w:val="none" w:sz="0" w:space="0" w:color="auto"/>
                                                        <w:right w:val="none" w:sz="0" w:space="0" w:color="auto"/>
                                                      </w:divBdr>
                                                      <w:divsChild>
                                                        <w:div w:id="2108453683">
                                                          <w:marLeft w:val="0"/>
                                                          <w:marRight w:val="0"/>
                                                          <w:marTop w:val="0"/>
                                                          <w:marBottom w:val="0"/>
                                                          <w:divBdr>
                                                            <w:top w:val="none" w:sz="0" w:space="0" w:color="auto"/>
                                                            <w:left w:val="none" w:sz="0" w:space="0" w:color="auto"/>
                                                            <w:bottom w:val="none" w:sz="0" w:space="0" w:color="auto"/>
                                                            <w:right w:val="none" w:sz="0" w:space="0" w:color="auto"/>
                                                          </w:divBdr>
                                                          <w:divsChild>
                                                            <w:div w:id="526215599">
                                                              <w:marLeft w:val="0"/>
                                                              <w:marRight w:val="0"/>
                                                              <w:marTop w:val="0"/>
                                                              <w:marBottom w:val="0"/>
                                                              <w:divBdr>
                                                                <w:top w:val="none" w:sz="0" w:space="0" w:color="auto"/>
                                                                <w:left w:val="none" w:sz="0" w:space="0" w:color="auto"/>
                                                                <w:bottom w:val="none" w:sz="0" w:space="0" w:color="auto"/>
                                                                <w:right w:val="none" w:sz="0" w:space="0" w:color="auto"/>
                                                              </w:divBdr>
                                                              <w:divsChild>
                                                                <w:div w:id="969166240">
                                                                  <w:marLeft w:val="0"/>
                                                                  <w:marRight w:val="0"/>
                                                                  <w:marTop w:val="0"/>
                                                                  <w:marBottom w:val="0"/>
                                                                  <w:divBdr>
                                                                    <w:top w:val="none" w:sz="0" w:space="0" w:color="auto"/>
                                                                    <w:left w:val="none" w:sz="0" w:space="0" w:color="auto"/>
                                                                    <w:bottom w:val="none" w:sz="0" w:space="0" w:color="auto"/>
                                                                    <w:right w:val="none" w:sz="0" w:space="0" w:color="auto"/>
                                                                  </w:divBdr>
                                                                  <w:divsChild>
                                                                    <w:div w:id="1003777473">
                                                                      <w:marLeft w:val="0"/>
                                                                      <w:marRight w:val="0"/>
                                                                      <w:marTop w:val="0"/>
                                                                      <w:marBottom w:val="0"/>
                                                                      <w:divBdr>
                                                                        <w:top w:val="none" w:sz="0" w:space="0" w:color="auto"/>
                                                                        <w:left w:val="none" w:sz="0" w:space="0" w:color="auto"/>
                                                                        <w:bottom w:val="none" w:sz="0" w:space="0" w:color="auto"/>
                                                                        <w:right w:val="none" w:sz="0" w:space="0" w:color="auto"/>
                                                                      </w:divBdr>
                                                                      <w:divsChild>
                                                                        <w:div w:id="209809314">
                                                                          <w:marLeft w:val="0"/>
                                                                          <w:marRight w:val="0"/>
                                                                          <w:marTop w:val="0"/>
                                                                          <w:marBottom w:val="0"/>
                                                                          <w:divBdr>
                                                                            <w:top w:val="none" w:sz="0" w:space="0" w:color="auto"/>
                                                                            <w:left w:val="none" w:sz="0" w:space="0" w:color="auto"/>
                                                                            <w:bottom w:val="none" w:sz="0" w:space="0" w:color="auto"/>
                                                                            <w:right w:val="none" w:sz="0" w:space="0" w:color="auto"/>
                                                                          </w:divBdr>
                                                                          <w:divsChild>
                                                                            <w:div w:id="1607690386">
                                                                              <w:marLeft w:val="0"/>
                                                                              <w:marRight w:val="0"/>
                                                                              <w:marTop w:val="0"/>
                                                                              <w:marBottom w:val="0"/>
                                                                              <w:divBdr>
                                                                                <w:top w:val="none" w:sz="0" w:space="0" w:color="auto"/>
                                                                                <w:left w:val="none" w:sz="0" w:space="0" w:color="auto"/>
                                                                                <w:bottom w:val="none" w:sz="0" w:space="0" w:color="auto"/>
                                                                                <w:right w:val="none" w:sz="0" w:space="0" w:color="auto"/>
                                                                              </w:divBdr>
                                                                            </w:div>
                                                                            <w:div w:id="17711263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330476">
                                                      <w:marLeft w:val="0"/>
                                                      <w:marRight w:val="0"/>
                                                      <w:marTop w:val="0"/>
                                                      <w:marBottom w:val="0"/>
                                                      <w:divBdr>
                                                        <w:top w:val="none" w:sz="0" w:space="0" w:color="auto"/>
                                                        <w:left w:val="none" w:sz="0" w:space="0" w:color="auto"/>
                                                        <w:bottom w:val="none" w:sz="0" w:space="0" w:color="auto"/>
                                                        <w:right w:val="none" w:sz="0" w:space="0" w:color="auto"/>
                                                      </w:divBdr>
                                                    </w:div>
                                                    <w:div w:id="1159423588">
                                                      <w:marLeft w:val="0"/>
                                                      <w:marRight w:val="0"/>
                                                      <w:marTop w:val="0"/>
                                                      <w:marBottom w:val="0"/>
                                                      <w:divBdr>
                                                        <w:top w:val="none" w:sz="0" w:space="0" w:color="auto"/>
                                                        <w:left w:val="none" w:sz="0" w:space="0" w:color="auto"/>
                                                        <w:bottom w:val="none" w:sz="0" w:space="0" w:color="auto"/>
                                                        <w:right w:val="none" w:sz="0" w:space="0" w:color="auto"/>
                                                      </w:divBdr>
                                                    </w:div>
                                                    <w:div w:id="1246917767">
                                                      <w:marLeft w:val="0"/>
                                                      <w:marRight w:val="0"/>
                                                      <w:marTop w:val="0"/>
                                                      <w:marBottom w:val="0"/>
                                                      <w:divBdr>
                                                        <w:top w:val="none" w:sz="0" w:space="0" w:color="auto"/>
                                                        <w:left w:val="none" w:sz="0" w:space="0" w:color="auto"/>
                                                        <w:bottom w:val="none" w:sz="0" w:space="0" w:color="auto"/>
                                                        <w:right w:val="none" w:sz="0" w:space="0" w:color="auto"/>
                                                      </w:divBdr>
                                                      <w:divsChild>
                                                        <w:div w:id="1040478992">
                                                          <w:marLeft w:val="0"/>
                                                          <w:marRight w:val="0"/>
                                                          <w:marTop w:val="0"/>
                                                          <w:marBottom w:val="0"/>
                                                          <w:divBdr>
                                                            <w:top w:val="none" w:sz="0" w:space="0" w:color="auto"/>
                                                            <w:left w:val="none" w:sz="0" w:space="0" w:color="auto"/>
                                                            <w:bottom w:val="none" w:sz="0" w:space="0" w:color="auto"/>
                                                            <w:right w:val="none" w:sz="0" w:space="0" w:color="auto"/>
                                                          </w:divBdr>
                                                          <w:divsChild>
                                                            <w:div w:id="756170282">
                                                              <w:marLeft w:val="0"/>
                                                              <w:marRight w:val="0"/>
                                                              <w:marTop w:val="0"/>
                                                              <w:marBottom w:val="0"/>
                                                              <w:divBdr>
                                                                <w:top w:val="none" w:sz="0" w:space="0" w:color="auto"/>
                                                                <w:left w:val="none" w:sz="0" w:space="0" w:color="auto"/>
                                                                <w:bottom w:val="none" w:sz="0" w:space="0" w:color="auto"/>
                                                                <w:right w:val="none" w:sz="0" w:space="0" w:color="auto"/>
                                                              </w:divBdr>
                                                              <w:divsChild>
                                                                <w:div w:id="255871910">
                                                                  <w:marLeft w:val="0"/>
                                                                  <w:marRight w:val="0"/>
                                                                  <w:marTop w:val="0"/>
                                                                  <w:marBottom w:val="0"/>
                                                                  <w:divBdr>
                                                                    <w:top w:val="none" w:sz="0" w:space="0" w:color="auto"/>
                                                                    <w:left w:val="none" w:sz="0" w:space="0" w:color="auto"/>
                                                                    <w:bottom w:val="none" w:sz="0" w:space="0" w:color="auto"/>
                                                                    <w:right w:val="none" w:sz="0" w:space="0" w:color="auto"/>
                                                                  </w:divBdr>
                                                                  <w:divsChild>
                                                                    <w:div w:id="1265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3377">
                                                              <w:marLeft w:val="0"/>
                                                              <w:marRight w:val="0"/>
                                                              <w:marTop w:val="0"/>
                                                              <w:marBottom w:val="0"/>
                                                              <w:divBdr>
                                                                <w:top w:val="none" w:sz="0" w:space="0" w:color="auto"/>
                                                                <w:left w:val="none" w:sz="0" w:space="0" w:color="auto"/>
                                                                <w:bottom w:val="none" w:sz="0" w:space="0" w:color="auto"/>
                                                                <w:right w:val="none" w:sz="0" w:space="0" w:color="auto"/>
                                                              </w:divBdr>
                                                              <w:divsChild>
                                                                <w:div w:id="1283070656">
                                                                  <w:marLeft w:val="0"/>
                                                                  <w:marRight w:val="0"/>
                                                                  <w:marTop w:val="0"/>
                                                                  <w:marBottom w:val="0"/>
                                                                  <w:divBdr>
                                                                    <w:top w:val="none" w:sz="0" w:space="0" w:color="auto"/>
                                                                    <w:left w:val="none" w:sz="0" w:space="0" w:color="auto"/>
                                                                    <w:bottom w:val="none" w:sz="0" w:space="0" w:color="auto"/>
                                                                    <w:right w:val="none" w:sz="0" w:space="0" w:color="auto"/>
                                                                  </w:divBdr>
                                                                  <w:divsChild>
                                                                    <w:div w:id="16802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8280">
                                                              <w:marLeft w:val="0"/>
                                                              <w:marRight w:val="0"/>
                                                              <w:marTop w:val="0"/>
                                                              <w:marBottom w:val="0"/>
                                                              <w:divBdr>
                                                                <w:top w:val="none" w:sz="0" w:space="0" w:color="auto"/>
                                                                <w:left w:val="none" w:sz="0" w:space="0" w:color="auto"/>
                                                                <w:bottom w:val="none" w:sz="0" w:space="0" w:color="auto"/>
                                                                <w:right w:val="none" w:sz="0" w:space="0" w:color="auto"/>
                                                              </w:divBdr>
                                                              <w:divsChild>
                                                                <w:div w:id="913465750">
                                                                  <w:marLeft w:val="0"/>
                                                                  <w:marRight w:val="0"/>
                                                                  <w:marTop w:val="0"/>
                                                                  <w:marBottom w:val="0"/>
                                                                  <w:divBdr>
                                                                    <w:top w:val="none" w:sz="0" w:space="0" w:color="auto"/>
                                                                    <w:left w:val="none" w:sz="0" w:space="0" w:color="auto"/>
                                                                    <w:bottom w:val="none" w:sz="0" w:space="0" w:color="auto"/>
                                                                    <w:right w:val="none" w:sz="0" w:space="0" w:color="auto"/>
                                                                  </w:divBdr>
                                                                  <w:divsChild>
                                                                    <w:div w:id="208422057">
                                                                      <w:marLeft w:val="0"/>
                                                                      <w:marRight w:val="0"/>
                                                                      <w:marTop w:val="0"/>
                                                                      <w:marBottom w:val="0"/>
                                                                      <w:divBdr>
                                                                        <w:top w:val="none" w:sz="0" w:space="0" w:color="auto"/>
                                                                        <w:left w:val="none" w:sz="0" w:space="0" w:color="auto"/>
                                                                        <w:bottom w:val="none" w:sz="0" w:space="0" w:color="auto"/>
                                                                        <w:right w:val="none" w:sz="0" w:space="0" w:color="auto"/>
                                                                      </w:divBdr>
                                                                      <w:divsChild>
                                                                        <w:div w:id="121651792">
                                                                          <w:marLeft w:val="0"/>
                                                                          <w:marRight w:val="0"/>
                                                                          <w:marTop w:val="0"/>
                                                                          <w:marBottom w:val="0"/>
                                                                          <w:divBdr>
                                                                            <w:top w:val="none" w:sz="0" w:space="0" w:color="auto"/>
                                                                            <w:left w:val="none" w:sz="0" w:space="0" w:color="auto"/>
                                                                            <w:bottom w:val="none" w:sz="0" w:space="0" w:color="auto"/>
                                                                            <w:right w:val="none" w:sz="0" w:space="0" w:color="auto"/>
                                                                          </w:divBdr>
                                                                          <w:divsChild>
                                                                            <w:div w:id="996809260">
                                                                              <w:marLeft w:val="0"/>
                                                                              <w:marRight w:val="0"/>
                                                                              <w:marTop w:val="0"/>
                                                                              <w:marBottom w:val="0"/>
                                                                              <w:divBdr>
                                                                                <w:top w:val="none" w:sz="0" w:space="0" w:color="auto"/>
                                                                                <w:left w:val="none" w:sz="0" w:space="0" w:color="auto"/>
                                                                                <w:bottom w:val="none" w:sz="0" w:space="0" w:color="auto"/>
                                                                                <w:right w:val="none" w:sz="0" w:space="0" w:color="auto"/>
                                                                              </w:divBdr>
                                                                              <w:divsChild>
                                                                                <w:div w:id="1928344010">
                                                                                  <w:marLeft w:val="0"/>
                                                                                  <w:marRight w:val="0"/>
                                                                                  <w:marTop w:val="0"/>
                                                                                  <w:marBottom w:val="0"/>
                                                                                  <w:divBdr>
                                                                                    <w:top w:val="single" w:sz="6" w:space="0" w:color="BDC7D8"/>
                                                                                    <w:left w:val="single" w:sz="2" w:space="0" w:color="BDC7D8"/>
                                                                                    <w:bottom w:val="single" w:sz="6" w:space="0" w:color="BDC7D8"/>
                                                                                    <w:right w:val="single" w:sz="2" w:space="0" w:color="BDC7D8"/>
                                                                                  </w:divBdr>
                                                                                  <w:divsChild>
                                                                                    <w:div w:id="102842559">
                                                                                      <w:marLeft w:val="0"/>
                                                                                      <w:marRight w:val="0"/>
                                                                                      <w:marTop w:val="0"/>
                                                                                      <w:marBottom w:val="0"/>
                                                                                      <w:divBdr>
                                                                                        <w:top w:val="none" w:sz="0" w:space="0" w:color="auto"/>
                                                                                        <w:left w:val="none" w:sz="0" w:space="0" w:color="auto"/>
                                                                                        <w:bottom w:val="none" w:sz="0" w:space="0" w:color="auto"/>
                                                                                        <w:right w:val="none" w:sz="0" w:space="0" w:color="auto"/>
                                                                                      </w:divBdr>
                                                                                      <w:divsChild>
                                                                                        <w:div w:id="5841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8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48">
                                          <w:marLeft w:val="0"/>
                                          <w:marRight w:val="0"/>
                                          <w:marTop w:val="0"/>
                                          <w:marBottom w:val="0"/>
                                          <w:divBdr>
                                            <w:top w:val="none" w:sz="0" w:space="0" w:color="auto"/>
                                            <w:left w:val="none" w:sz="0" w:space="0" w:color="auto"/>
                                            <w:bottom w:val="none" w:sz="0" w:space="0" w:color="auto"/>
                                            <w:right w:val="none" w:sz="0" w:space="0" w:color="auto"/>
                                          </w:divBdr>
                                          <w:divsChild>
                                            <w:div w:id="244147454">
                                              <w:marLeft w:val="0"/>
                                              <w:marRight w:val="0"/>
                                              <w:marTop w:val="0"/>
                                              <w:marBottom w:val="0"/>
                                              <w:divBdr>
                                                <w:top w:val="none" w:sz="0" w:space="0" w:color="auto"/>
                                                <w:left w:val="none" w:sz="0" w:space="0" w:color="auto"/>
                                                <w:bottom w:val="none" w:sz="0" w:space="0" w:color="auto"/>
                                                <w:right w:val="none" w:sz="0" w:space="0" w:color="auto"/>
                                              </w:divBdr>
                                              <w:divsChild>
                                                <w:div w:id="1135830660">
                                                  <w:marLeft w:val="0"/>
                                                  <w:marRight w:val="0"/>
                                                  <w:marTop w:val="0"/>
                                                  <w:marBottom w:val="0"/>
                                                  <w:divBdr>
                                                    <w:top w:val="none" w:sz="0" w:space="0" w:color="auto"/>
                                                    <w:left w:val="none" w:sz="0" w:space="0" w:color="auto"/>
                                                    <w:bottom w:val="none" w:sz="0" w:space="0" w:color="auto"/>
                                                    <w:right w:val="none" w:sz="0" w:space="0" w:color="auto"/>
                                                  </w:divBdr>
                                                  <w:divsChild>
                                                    <w:div w:id="109320892">
                                                      <w:marLeft w:val="0"/>
                                                      <w:marRight w:val="0"/>
                                                      <w:marTop w:val="0"/>
                                                      <w:marBottom w:val="0"/>
                                                      <w:divBdr>
                                                        <w:top w:val="none" w:sz="0" w:space="0" w:color="auto"/>
                                                        <w:left w:val="none" w:sz="0" w:space="0" w:color="auto"/>
                                                        <w:bottom w:val="none" w:sz="0" w:space="0" w:color="auto"/>
                                                        <w:right w:val="none" w:sz="0" w:space="0" w:color="auto"/>
                                                      </w:divBdr>
                                                    </w:div>
                                                    <w:div w:id="299068614">
                                                      <w:marLeft w:val="0"/>
                                                      <w:marRight w:val="0"/>
                                                      <w:marTop w:val="150"/>
                                                      <w:marBottom w:val="150"/>
                                                      <w:divBdr>
                                                        <w:top w:val="none" w:sz="0" w:space="0" w:color="auto"/>
                                                        <w:left w:val="none" w:sz="0" w:space="0" w:color="auto"/>
                                                        <w:bottom w:val="none" w:sz="0" w:space="0" w:color="auto"/>
                                                        <w:right w:val="none" w:sz="0" w:space="0" w:color="auto"/>
                                                      </w:divBdr>
                                                      <w:divsChild>
                                                        <w:div w:id="499276043">
                                                          <w:marLeft w:val="0"/>
                                                          <w:marRight w:val="0"/>
                                                          <w:marTop w:val="0"/>
                                                          <w:marBottom w:val="0"/>
                                                          <w:divBdr>
                                                            <w:top w:val="none" w:sz="0" w:space="0" w:color="auto"/>
                                                            <w:left w:val="none" w:sz="0" w:space="0" w:color="auto"/>
                                                            <w:bottom w:val="none" w:sz="0" w:space="0" w:color="auto"/>
                                                            <w:right w:val="none" w:sz="0" w:space="0" w:color="auto"/>
                                                          </w:divBdr>
                                                        </w:div>
                                                      </w:divsChild>
                                                    </w:div>
                                                    <w:div w:id="867062118">
                                                      <w:marLeft w:val="0"/>
                                                      <w:marRight w:val="0"/>
                                                      <w:marTop w:val="0"/>
                                                      <w:marBottom w:val="0"/>
                                                      <w:divBdr>
                                                        <w:top w:val="none" w:sz="0" w:space="0" w:color="auto"/>
                                                        <w:left w:val="none" w:sz="0" w:space="0" w:color="auto"/>
                                                        <w:bottom w:val="none" w:sz="0" w:space="0" w:color="auto"/>
                                                        <w:right w:val="none" w:sz="0" w:space="0" w:color="auto"/>
                                                      </w:divBdr>
                                                      <w:divsChild>
                                                        <w:div w:id="583883013">
                                                          <w:marLeft w:val="0"/>
                                                          <w:marRight w:val="0"/>
                                                          <w:marTop w:val="0"/>
                                                          <w:marBottom w:val="0"/>
                                                          <w:divBdr>
                                                            <w:top w:val="none" w:sz="0" w:space="0" w:color="auto"/>
                                                            <w:left w:val="none" w:sz="0" w:space="0" w:color="auto"/>
                                                            <w:bottom w:val="none" w:sz="0" w:space="0" w:color="auto"/>
                                                            <w:right w:val="none" w:sz="0" w:space="0" w:color="auto"/>
                                                          </w:divBdr>
                                                          <w:divsChild>
                                                            <w:div w:id="779492608">
                                                              <w:marLeft w:val="0"/>
                                                              <w:marRight w:val="0"/>
                                                              <w:marTop w:val="0"/>
                                                              <w:marBottom w:val="0"/>
                                                              <w:divBdr>
                                                                <w:top w:val="none" w:sz="0" w:space="0" w:color="auto"/>
                                                                <w:left w:val="none" w:sz="0" w:space="0" w:color="auto"/>
                                                                <w:bottom w:val="none" w:sz="0" w:space="0" w:color="auto"/>
                                                                <w:right w:val="none" w:sz="0" w:space="0" w:color="auto"/>
                                                              </w:divBdr>
                                                              <w:divsChild>
                                                                <w:div w:id="2976763">
                                                                  <w:marLeft w:val="0"/>
                                                                  <w:marRight w:val="0"/>
                                                                  <w:marTop w:val="0"/>
                                                                  <w:marBottom w:val="0"/>
                                                                  <w:divBdr>
                                                                    <w:top w:val="none" w:sz="0" w:space="0" w:color="auto"/>
                                                                    <w:left w:val="none" w:sz="0" w:space="0" w:color="auto"/>
                                                                    <w:bottom w:val="none" w:sz="0" w:space="0" w:color="auto"/>
                                                                    <w:right w:val="none" w:sz="0" w:space="0" w:color="auto"/>
                                                                  </w:divBdr>
                                                                  <w:divsChild>
                                                                    <w:div w:id="1246650435">
                                                                      <w:marLeft w:val="0"/>
                                                                      <w:marRight w:val="0"/>
                                                                      <w:marTop w:val="0"/>
                                                                      <w:marBottom w:val="0"/>
                                                                      <w:divBdr>
                                                                        <w:top w:val="none" w:sz="0" w:space="0" w:color="auto"/>
                                                                        <w:left w:val="none" w:sz="0" w:space="0" w:color="auto"/>
                                                                        <w:bottom w:val="none" w:sz="0" w:space="0" w:color="auto"/>
                                                                        <w:right w:val="none" w:sz="0" w:space="0" w:color="auto"/>
                                                                      </w:divBdr>
                                                                      <w:divsChild>
                                                                        <w:div w:id="594822010">
                                                                          <w:marLeft w:val="0"/>
                                                                          <w:marRight w:val="0"/>
                                                                          <w:marTop w:val="0"/>
                                                                          <w:marBottom w:val="0"/>
                                                                          <w:divBdr>
                                                                            <w:top w:val="none" w:sz="0" w:space="0" w:color="auto"/>
                                                                            <w:left w:val="none" w:sz="0" w:space="0" w:color="auto"/>
                                                                            <w:bottom w:val="none" w:sz="0" w:space="0" w:color="auto"/>
                                                                            <w:right w:val="none" w:sz="0" w:space="0" w:color="auto"/>
                                                                          </w:divBdr>
                                                                          <w:divsChild>
                                                                            <w:div w:id="866724451">
                                                                              <w:marLeft w:val="0"/>
                                                                              <w:marRight w:val="0"/>
                                                                              <w:marTop w:val="0"/>
                                                                              <w:marBottom w:val="0"/>
                                                                              <w:divBdr>
                                                                                <w:top w:val="none" w:sz="0" w:space="0" w:color="auto"/>
                                                                                <w:left w:val="none" w:sz="0" w:space="0" w:color="auto"/>
                                                                                <w:bottom w:val="none" w:sz="0" w:space="0" w:color="auto"/>
                                                                                <w:right w:val="none" w:sz="0" w:space="0" w:color="auto"/>
                                                                              </w:divBdr>
                                                                              <w:divsChild>
                                                                                <w:div w:id="247082909">
                                                                                  <w:marLeft w:val="0"/>
                                                                                  <w:marRight w:val="0"/>
                                                                                  <w:marTop w:val="0"/>
                                                                                  <w:marBottom w:val="0"/>
                                                                                  <w:divBdr>
                                                                                    <w:top w:val="single" w:sz="6" w:space="0" w:color="BDC7D8"/>
                                                                                    <w:left w:val="single" w:sz="2" w:space="0" w:color="BDC7D8"/>
                                                                                    <w:bottom w:val="single" w:sz="6" w:space="0" w:color="BDC7D8"/>
                                                                                    <w:right w:val="single" w:sz="2" w:space="0" w:color="BDC7D8"/>
                                                                                  </w:divBdr>
                                                                                  <w:divsChild>
                                                                                    <w:div w:id="19363518">
                                                                                      <w:marLeft w:val="0"/>
                                                                                      <w:marRight w:val="0"/>
                                                                                      <w:marTop w:val="0"/>
                                                                                      <w:marBottom w:val="0"/>
                                                                                      <w:divBdr>
                                                                                        <w:top w:val="none" w:sz="0" w:space="0" w:color="auto"/>
                                                                                        <w:left w:val="none" w:sz="0" w:space="0" w:color="auto"/>
                                                                                        <w:bottom w:val="none" w:sz="0" w:space="0" w:color="auto"/>
                                                                                        <w:right w:val="none" w:sz="0" w:space="0" w:color="auto"/>
                                                                                      </w:divBdr>
                                                                                      <w:divsChild>
                                                                                        <w:div w:id="10531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22880">
                                                      <w:marLeft w:val="0"/>
                                                      <w:marRight w:val="0"/>
                                                      <w:marTop w:val="0"/>
                                                      <w:marBottom w:val="0"/>
                                                      <w:divBdr>
                                                        <w:top w:val="none" w:sz="0" w:space="0" w:color="auto"/>
                                                        <w:left w:val="none" w:sz="0" w:space="0" w:color="auto"/>
                                                        <w:bottom w:val="none" w:sz="0" w:space="0" w:color="auto"/>
                                                        <w:right w:val="none" w:sz="0" w:space="0" w:color="auto"/>
                                                      </w:divBdr>
                                                    </w:div>
                                                  </w:divsChild>
                                                </w:div>
                                                <w:div w:id="21206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079">
                                          <w:marLeft w:val="0"/>
                                          <w:marRight w:val="0"/>
                                          <w:marTop w:val="0"/>
                                          <w:marBottom w:val="0"/>
                                          <w:divBdr>
                                            <w:top w:val="none" w:sz="0" w:space="0" w:color="auto"/>
                                            <w:left w:val="none" w:sz="0" w:space="0" w:color="auto"/>
                                            <w:bottom w:val="none" w:sz="0" w:space="0" w:color="auto"/>
                                            <w:right w:val="none" w:sz="0" w:space="0" w:color="auto"/>
                                          </w:divBdr>
                                          <w:divsChild>
                                            <w:div w:id="1202860990">
                                              <w:marLeft w:val="0"/>
                                              <w:marRight w:val="0"/>
                                              <w:marTop w:val="0"/>
                                              <w:marBottom w:val="0"/>
                                              <w:divBdr>
                                                <w:top w:val="none" w:sz="0" w:space="0" w:color="auto"/>
                                                <w:left w:val="none" w:sz="0" w:space="0" w:color="auto"/>
                                                <w:bottom w:val="none" w:sz="0" w:space="0" w:color="auto"/>
                                                <w:right w:val="none" w:sz="0" w:space="0" w:color="auto"/>
                                              </w:divBdr>
                                              <w:divsChild>
                                                <w:div w:id="336884148">
                                                  <w:marLeft w:val="0"/>
                                                  <w:marRight w:val="0"/>
                                                  <w:marTop w:val="0"/>
                                                  <w:marBottom w:val="0"/>
                                                  <w:divBdr>
                                                    <w:top w:val="none" w:sz="0" w:space="0" w:color="auto"/>
                                                    <w:left w:val="none" w:sz="0" w:space="0" w:color="auto"/>
                                                    <w:bottom w:val="none" w:sz="0" w:space="0" w:color="auto"/>
                                                    <w:right w:val="none" w:sz="0" w:space="0" w:color="auto"/>
                                                  </w:divBdr>
                                                  <w:divsChild>
                                                    <w:div w:id="377703724">
                                                      <w:marLeft w:val="0"/>
                                                      <w:marRight w:val="0"/>
                                                      <w:marTop w:val="0"/>
                                                      <w:marBottom w:val="0"/>
                                                      <w:divBdr>
                                                        <w:top w:val="none" w:sz="0" w:space="0" w:color="auto"/>
                                                        <w:left w:val="none" w:sz="0" w:space="0" w:color="auto"/>
                                                        <w:bottom w:val="none" w:sz="0" w:space="0" w:color="auto"/>
                                                        <w:right w:val="none" w:sz="0" w:space="0" w:color="auto"/>
                                                      </w:divBdr>
                                                    </w:div>
                                                    <w:div w:id="567616265">
                                                      <w:marLeft w:val="0"/>
                                                      <w:marRight w:val="0"/>
                                                      <w:marTop w:val="0"/>
                                                      <w:marBottom w:val="0"/>
                                                      <w:divBdr>
                                                        <w:top w:val="none" w:sz="0" w:space="0" w:color="auto"/>
                                                        <w:left w:val="none" w:sz="0" w:space="0" w:color="auto"/>
                                                        <w:bottom w:val="none" w:sz="0" w:space="0" w:color="auto"/>
                                                        <w:right w:val="none" w:sz="0" w:space="0" w:color="auto"/>
                                                      </w:divBdr>
                                                      <w:divsChild>
                                                        <w:div w:id="1632787783">
                                                          <w:marLeft w:val="0"/>
                                                          <w:marRight w:val="0"/>
                                                          <w:marTop w:val="0"/>
                                                          <w:marBottom w:val="0"/>
                                                          <w:divBdr>
                                                            <w:top w:val="none" w:sz="0" w:space="0" w:color="auto"/>
                                                            <w:left w:val="none" w:sz="0" w:space="0" w:color="auto"/>
                                                            <w:bottom w:val="none" w:sz="0" w:space="0" w:color="auto"/>
                                                            <w:right w:val="none" w:sz="0" w:space="0" w:color="auto"/>
                                                          </w:divBdr>
                                                          <w:divsChild>
                                                            <w:div w:id="218788567">
                                                              <w:marLeft w:val="0"/>
                                                              <w:marRight w:val="0"/>
                                                              <w:marTop w:val="0"/>
                                                              <w:marBottom w:val="0"/>
                                                              <w:divBdr>
                                                                <w:top w:val="none" w:sz="0" w:space="0" w:color="auto"/>
                                                                <w:left w:val="none" w:sz="0" w:space="0" w:color="auto"/>
                                                                <w:bottom w:val="none" w:sz="0" w:space="0" w:color="auto"/>
                                                                <w:right w:val="none" w:sz="0" w:space="0" w:color="auto"/>
                                                              </w:divBdr>
                                                              <w:divsChild>
                                                                <w:div w:id="406734590">
                                                                  <w:marLeft w:val="0"/>
                                                                  <w:marRight w:val="0"/>
                                                                  <w:marTop w:val="0"/>
                                                                  <w:marBottom w:val="0"/>
                                                                  <w:divBdr>
                                                                    <w:top w:val="none" w:sz="0" w:space="0" w:color="auto"/>
                                                                    <w:left w:val="none" w:sz="0" w:space="0" w:color="auto"/>
                                                                    <w:bottom w:val="none" w:sz="0" w:space="0" w:color="auto"/>
                                                                    <w:right w:val="none" w:sz="0" w:space="0" w:color="auto"/>
                                                                  </w:divBdr>
                                                                  <w:divsChild>
                                                                    <w:div w:id="1137647102">
                                                                      <w:marLeft w:val="0"/>
                                                                      <w:marRight w:val="0"/>
                                                                      <w:marTop w:val="0"/>
                                                                      <w:marBottom w:val="0"/>
                                                                      <w:divBdr>
                                                                        <w:top w:val="none" w:sz="0" w:space="0" w:color="auto"/>
                                                                        <w:left w:val="none" w:sz="0" w:space="0" w:color="auto"/>
                                                                        <w:bottom w:val="none" w:sz="0" w:space="0" w:color="auto"/>
                                                                        <w:right w:val="none" w:sz="0" w:space="0" w:color="auto"/>
                                                                      </w:divBdr>
                                                                      <w:divsChild>
                                                                        <w:div w:id="1810324268">
                                                                          <w:marLeft w:val="0"/>
                                                                          <w:marRight w:val="0"/>
                                                                          <w:marTop w:val="0"/>
                                                                          <w:marBottom w:val="0"/>
                                                                          <w:divBdr>
                                                                            <w:top w:val="none" w:sz="0" w:space="0" w:color="auto"/>
                                                                            <w:left w:val="none" w:sz="0" w:space="0" w:color="auto"/>
                                                                            <w:bottom w:val="none" w:sz="0" w:space="0" w:color="auto"/>
                                                                            <w:right w:val="none" w:sz="0" w:space="0" w:color="auto"/>
                                                                          </w:divBdr>
                                                                          <w:divsChild>
                                                                            <w:div w:id="1322739485">
                                                                              <w:marLeft w:val="0"/>
                                                                              <w:marRight w:val="0"/>
                                                                              <w:marTop w:val="0"/>
                                                                              <w:marBottom w:val="0"/>
                                                                              <w:divBdr>
                                                                                <w:top w:val="none" w:sz="0" w:space="0" w:color="auto"/>
                                                                                <w:left w:val="none" w:sz="0" w:space="0" w:color="auto"/>
                                                                                <w:bottom w:val="none" w:sz="0" w:space="0" w:color="auto"/>
                                                                                <w:right w:val="none" w:sz="0" w:space="0" w:color="auto"/>
                                                                              </w:divBdr>
                                                                              <w:divsChild>
                                                                                <w:div w:id="400907472">
                                                                                  <w:marLeft w:val="0"/>
                                                                                  <w:marRight w:val="0"/>
                                                                                  <w:marTop w:val="0"/>
                                                                                  <w:marBottom w:val="0"/>
                                                                                  <w:divBdr>
                                                                                    <w:top w:val="none" w:sz="0" w:space="0" w:color="auto"/>
                                                                                    <w:left w:val="none" w:sz="0" w:space="0" w:color="auto"/>
                                                                                    <w:bottom w:val="none" w:sz="0" w:space="0" w:color="auto"/>
                                                                                    <w:right w:val="none" w:sz="0" w:space="0" w:color="auto"/>
                                                                                  </w:divBdr>
                                                                                </w:div>
                                                                                <w:div w:id="12239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84070">
                                                                  <w:marLeft w:val="0"/>
                                                                  <w:marRight w:val="0"/>
                                                                  <w:marTop w:val="0"/>
                                                                  <w:marBottom w:val="0"/>
                                                                  <w:divBdr>
                                                                    <w:top w:val="none" w:sz="0" w:space="0" w:color="auto"/>
                                                                    <w:left w:val="none" w:sz="0" w:space="0" w:color="auto"/>
                                                                    <w:bottom w:val="none" w:sz="0" w:space="0" w:color="auto"/>
                                                                    <w:right w:val="none" w:sz="0" w:space="0" w:color="auto"/>
                                                                  </w:divBdr>
                                                                </w:div>
                                                              </w:divsChild>
                                                            </w:div>
                                                            <w:div w:id="983851934">
                                                              <w:marLeft w:val="0"/>
                                                              <w:marRight w:val="0"/>
                                                              <w:marTop w:val="0"/>
                                                              <w:marBottom w:val="0"/>
                                                              <w:divBdr>
                                                                <w:top w:val="none" w:sz="0" w:space="0" w:color="auto"/>
                                                                <w:left w:val="none" w:sz="0" w:space="0" w:color="auto"/>
                                                                <w:bottom w:val="none" w:sz="0" w:space="0" w:color="auto"/>
                                                                <w:right w:val="none" w:sz="0" w:space="0" w:color="auto"/>
                                                              </w:divBdr>
                                                              <w:divsChild>
                                                                <w:div w:id="1360203488">
                                                                  <w:marLeft w:val="0"/>
                                                                  <w:marRight w:val="0"/>
                                                                  <w:marTop w:val="0"/>
                                                                  <w:marBottom w:val="0"/>
                                                                  <w:divBdr>
                                                                    <w:top w:val="none" w:sz="0" w:space="0" w:color="auto"/>
                                                                    <w:left w:val="none" w:sz="0" w:space="0" w:color="auto"/>
                                                                    <w:bottom w:val="none" w:sz="0" w:space="0" w:color="auto"/>
                                                                    <w:right w:val="none" w:sz="0" w:space="0" w:color="auto"/>
                                                                  </w:divBdr>
                                                                  <w:divsChild>
                                                                    <w:div w:id="16152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38301">
                                                              <w:marLeft w:val="0"/>
                                                              <w:marRight w:val="0"/>
                                                              <w:marTop w:val="0"/>
                                                              <w:marBottom w:val="0"/>
                                                              <w:divBdr>
                                                                <w:top w:val="none" w:sz="0" w:space="0" w:color="auto"/>
                                                                <w:left w:val="none" w:sz="0" w:space="0" w:color="auto"/>
                                                                <w:bottom w:val="none" w:sz="0" w:space="0" w:color="auto"/>
                                                                <w:right w:val="none" w:sz="0" w:space="0" w:color="auto"/>
                                                              </w:divBdr>
                                                              <w:divsChild>
                                                                <w:div w:id="354118018">
                                                                  <w:marLeft w:val="0"/>
                                                                  <w:marRight w:val="0"/>
                                                                  <w:marTop w:val="0"/>
                                                                  <w:marBottom w:val="0"/>
                                                                  <w:divBdr>
                                                                    <w:top w:val="none" w:sz="0" w:space="0" w:color="auto"/>
                                                                    <w:left w:val="none" w:sz="0" w:space="0" w:color="auto"/>
                                                                    <w:bottom w:val="none" w:sz="0" w:space="0" w:color="auto"/>
                                                                    <w:right w:val="none" w:sz="0" w:space="0" w:color="auto"/>
                                                                  </w:divBdr>
                                                                  <w:divsChild>
                                                                    <w:div w:id="12719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4036">
                                                              <w:marLeft w:val="0"/>
                                                              <w:marRight w:val="0"/>
                                                              <w:marTop w:val="0"/>
                                                              <w:marBottom w:val="0"/>
                                                              <w:divBdr>
                                                                <w:top w:val="none" w:sz="0" w:space="0" w:color="auto"/>
                                                                <w:left w:val="none" w:sz="0" w:space="0" w:color="auto"/>
                                                                <w:bottom w:val="none" w:sz="0" w:space="0" w:color="auto"/>
                                                                <w:right w:val="none" w:sz="0" w:space="0" w:color="auto"/>
                                                              </w:divBdr>
                                                              <w:divsChild>
                                                                <w:div w:id="424156914">
                                                                  <w:marLeft w:val="0"/>
                                                                  <w:marRight w:val="0"/>
                                                                  <w:marTop w:val="0"/>
                                                                  <w:marBottom w:val="0"/>
                                                                  <w:divBdr>
                                                                    <w:top w:val="none" w:sz="0" w:space="0" w:color="auto"/>
                                                                    <w:left w:val="none" w:sz="0" w:space="0" w:color="auto"/>
                                                                    <w:bottom w:val="none" w:sz="0" w:space="0" w:color="auto"/>
                                                                    <w:right w:val="none" w:sz="0" w:space="0" w:color="auto"/>
                                                                  </w:divBdr>
                                                                  <w:divsChild>
                                                                    <w:div w:id="1807357794">
                                                                      <w:marLeft w:val="0"/>
                                                                      <w:marRight w:val="0"/>
                                                                      <w:marTop w:val="0"/>
                                                                      <w:marBottom w:val="0"/>
                                                                      <w:divBdr>
                                                                        <w:top w:val="none" w:sz="0" w:space="0" w:color="auto"/>
                                                                        <w:left w:val="none" w:sz="0" w:space="0" w:color="auto"/>
                                                                        <w:bottom w:val="none" w:sz="0" w:space="0" w:color="auto"/>
                                                                        <w:right w:val="none" w:sz="0" w:space="0" w:color="auto"/>
                                                                      </w:divBdr>
                                                                      <w:divsChild>
                                                                        <w:div w:id="1788160045">
                                                                          <w:marLeft w:val="0"/>
                                                                          <w:marRight w:val="0"/>
                                                                          <w:marTop w:val="0"/>
                                                                          <w:marBottom w:val="0"/>
                                                                          <w:divBdr>
                                                                            <w:top w:val="none" w:sz="0" w:space="0" w:color="auto"/>
                                                                            <w:left w:val="none" w:sz="0" w:space="0" w:color="auto"/>
                                                                            <w:bottom w:val="none" w:sz="0" w:space="0" w:color="auto"/>
                                                                            <w:right w:val="none" w:sz="0" w:space="0" w:color="auto"/>
                                                                          </w:divBdr>
                                                                          <w:divsChild>
                                                                            <w:div w:id="1423408149">
                                                                              <w:marLeft w:val="0"/>
                                                                              <w:marRight w:val="0"/>
                                                                              <w:marTop w:val="0"/>
                                                                              <w:marBottom w:val="0"/>
                                                                              <w:divBdr>
                                                                                <w:top w:val="none" w:sz="0" w:space="0" w:color="auto"/>
                                                                                <w:left w:val="none" w:sz="0" w:space="0" w:color="auto"/>
                                                                                <w:bottom w:val="none" w:sz="0" w:space="0" w:color="auto"/>
                                                                                <w:right w:val="none" w:sz="0" w:space="0" w:color="auto"/>
                                                                              </w:divBdr>
                                                                              <w:divsChild>
                                                                                <w:div w:id="860322019">
                                                                                  <w:marLeft w:val="0"/>
                                                                                  <w:marRight w:val="0"/>
                                                                                  <w:marTop w:val="0"/>
                                                                                  <w:marBottom w:val="0"/>
                                                                                  <w:divBdr>
                                                                                    <w:top w:val="single" w:sz="6" w:space="0" w:color="BDC7D8"/>
                                                                                    <w:left w:val="single" w:sz="2" w:space="0" w:color="BDC7D8"/>
                                                                                    <w:bottom w:val="single" w:sz="6" w:space="0" w:color="BDC7D8"/>
                                                                                    <w:right w:val="single" w:sz="2" w:space="0" w:color="BDC7D8"/>
                                                                                  </w:divBdr>
                                                                                  <w:divsChild>
                                                                                    <w:div w:id="2034989790">
                                                                                      <w:marLeft w:val="0"/>
                                                                                      <w:marRight w:val="0"/>
                                                                                      <w:marTop w:val="0"/>
                                                                                      <w:marBottom w:val="0"/>
                                                                                      <w:divBdr>
                                                                                        <w:top w:val="none" w:sz="0" w:space="0" w:color="auto"/>
                                                                                        <w:left w:val="none" w:sz="0" w:space="0" w:color="auto"/>
                                                                                        <w:bottom w:val="none" w:sz="0" w:space="0" w:color="auto"/>
                                                                                        <w:right w:val="none" w:sz="0" w:space="0" w:color="auto"/>
                                                                                      </w:divBdr>
                                                                                      <w:divsChild>
                                                                                        <w:div w:id="13024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3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8777">
                                                      <w:marLeft w:val="0"/>
                                                      <w:marRight w:val="0"/>
                                                      <w:marTop w:val="0"/>
                                                      <w:marBottom w:val="0"/>
                                                      <w:divBdr>
                                                        <w:top w:val="none" w:sz="0" w:space="0" w:color="auto"/>
                                                        <w:left w:val="none" w:sz="0" w:space="0" w:color="auto"/>
                                                        <w:bottom w:val="none" w:sz="0" w:space="0" w:color="auto"/>
                                                        <w:right w:val="none" w:sz="0" w:space="0" w:color="auto"/>
                                                      </w:divBdr>
                                                    </w:div>
                                                    <w:div w:id="1373264785">
                                                      <w:marLeft w:val="0"/>
                                                      <w:marRight w:val="0"/>
                                                      <w:marTop w:val="150"/>
                                                      <w:marBottom w:val="150"/>
                                                      <w:divBdr>
                                                        <w:top w:val="none" w:sz="0" w:space="0" w:color="auto"/>
                                                        <w:left w:val="none" w:sz="0" w:space="0" w:color="auto"/>
                                                        <w:bottom w:val="none" w:sz="0" w:space="0" w:color="auto"/>
                                                        <w:right w:val="none" w:sz="0" w:space="0" w:color="auto"/>
                                                      </w:divBdr>
                                                      <w:divsChild>
                                                        <w:div w:id="13842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156">
                                          <w:marLeft w:val="0"/>
                                          <w:marRight w:val="0"/>
                                          <w:marTop w:val="0"/>
                                          <w:marBottom w:val="0"/>
                                          <w:divBdr>
                                            <w:top w:val="none" w:sz="0" w:space="0" w:color="auto"/>
                                            <w:left w:val="none" w:sz="0" w:space="0" w:color="auto"/>
                                            <w:bottom w:val="none" w:sz="0" w:space="0" w:color="auto"/>
                                            <w:right w:val="none" w:sz="0" w:space="0" w:color="auto"/>
                                          </w:divBdr>
                                          <w:divsChild>
                                            <w:div w:id="411900594">
                                              <w:marLeft w:val="0"/>
                                              <w:marRight w:val="0"/>
                                              <w:marTop w:val="0"/>
                                              <w:marBottom w:val="0"/>
                                              <w:divBdr>
                                                <w:top w:val="none" w:sz="0" w:space="0" w:color="auto"/>
                                                <w:left w:val="none" w:sz="0" w:space="0" w:color="auto"/>
                                                <w:bottom w:val="none" w:sz="0" w:space="0" w:color="auto"/>
                                                <w:right w:val="none" w:sz="0" w:space="0" w:color="auto"/>
                                              </w:divBdr>
                                              <w:divsChild>
                                                <w:div w:id="146358619">
                                                  <w:marLeft w:val="0"/>
                                                  <w:marRight w:val="0"/>
                                                  <w:marTop w:val="0"/>
                                                  <w:marBottom w:val="0"/>
                                                  <w:divBdr>
                                                    <w:top w:val="none" w:sz="0" w:space="0" w:color="auto"/>
                                                    <w:left w:val="none" w:sz="0" w:space="0" w:color="auto"/>
                                                    <w:bottom w:val="none" w:sz="0" w:space="0" w:color="auto"/>
                                                    <w:right w:val="none" w:sz="0" w:space="0" w:color="auto"/>
                                                  </w:divBdr>
                                                  <w:divsChild>
                                                    <w:div w:id="94176500">
                                                      <w:marLeft w:val="0"/>
                                                      <w:marRight w:val="0"/>
                                                      <w:marTop w:val="0"/>
                                                      <w:marBottom w:val="0"/>
                                                      <w:divBdr>
                                                        <w:top w:val="none" w:sz="0" w:space="0" w:color="auto"/>
                                                        <w:left w:val="none" w:sz="0" w:space="0" w:color="auto"/>
                                                        <w:bottom w:val="none" w:sz="0" w:space="0" w:color="auto"/>
                                                        <w:right w:val="none" w:sz="0" w:space="0" w:color="auto"/>
                                                      </w:divBdr>
                                                    </w:div>
                                                    <w:div w:id="249628135">
                                                      <w:marLeft w:val="0"/>
                                                      <w:marRight w:val="0"/>
                                                      <w:marTop w:val="0"/>
                                                      <w:marBottom w:val="0"/>
                                                      <w:divBdr>
                                                        <w:top w:val="none" w:sz="0" w:space="0" w:color="auto"/>
                                                        <w:left w:val="none" w:sz="0" w:space="0" w:color="auto"/>
                                                        <w:bottom w:val="none" w:sz="0" w:space="0" w:color="auto"/>
                                                        <w:right w:val="none" w:sz="0" w:space="0" w:color="auto"/>
                                                      </w:divBdr>
                                                    </w:div>
                                                    <w:div w:id="874385719">
                                                      <w:marLeft w:val="0"/>
                                                      <w:marRight w:val="0"/>
                                                      <w:marTop w:val="0"/>
                                                      <w:marBottom w:val="0"/>
                                                      <w:divBdr>
                                                        <w:top w:val="none" w:sz="0" w:space="0" w:color="auto"/>
                                                        <w:left w:val="none" w:sz="0" w:space="0" w:color="auto"/>
                                                        <w:bottom w:val="none" w:sz="0" w:space="0" w:color="auto"/>
                                                        <w:right w:val="none" w:sz="0" w:space="0" w:color="auto"/>
                                                      </w:divBdr>
                                                      <w:divsChild>
                                                        <w:div w:id="463691670">
                                                          <w:marLeft w:val="0"/>
                                                          <w:marRight w:val="0"/>
                                                          <w:marTop w:val="0"/>
                                                          <w:marBottom w:val="0"/>
                                                          <w:divBdr>
                                                            <w:top w:val="none" w:sz="0" w:space="0" w:color="auto"/>
                                                            <w:left w:val="none" w:sz="0" w:space="0" w:color="auto"/>
                                                            <w:bottom w:val="none" w:sz="0" w:space="0" w:color="auto"/>
                                                            <w:right w:val="none" w:sz="0" w:space="0" w:color="auto"/>
                                                          </w:divBdr>
                                                          <w:divsChild>
                                                            <w:div w:id="262498397">
                                                              <w:marLeft w:val="0"/>
                                                              <w:marRight w:val="0"/>
                                                              <w:marTop w:val="0"/>
                                                              <w:marBottom w:val="0"/>
                                                              <w:divBdr>
                                                                <w:top w:val="none" w:sz="0" w:space="0" w:color="auto"/>
                                                                <w:left w:val="none" w:sz="0" w:space="0" w:color="auto"/>
                                                                <w:bottom w:val="none" w:sz="0" w:space="0" w:color="auto"/>
                                                                <w:right w:val="none" w:sz="0" w:space="0" w:color="auto"/>
                                                              </w:divBdr>
                                                              <w:divsChild>
                                                                <w:div w:id="551577114">
                                                                  <w:marLeft w:val="0"/>
                                                                  <w:marRight w:val="0"/>
                                                                  <w:marTop w:val="0"/>
                                                                  <w:marBottom w:val="0"/>
                                                                  <w:divBdr>
                                                                    <w:top w:val="none" w:sz="0" w:space="0" w:color="auto"/>
                                                                    <w:left w:val="none" w:sz="0" w:space="0" w:color="auto"/>
                                                                    <w:bottom w:val="none" w:sz="0" w:space="0" w:color="auto"/>
                                                                    <w:right w:val="none" w:sz="0" w:space="0" w:color="auto"/>
                                                                  </w:divBdr>
                                                                  <w:divsChild>
                                                                    <w:div w:id="761603943">
                                                                      <w:marLeft w:val="0"/>
                                                                      <w:marRight w:val="0"/>
                                                                      <w:marTop w:val="0"/>
                                                                      <w:marBottom w:val="0"/>
                                                                      <w:divBdr>
                                                                        <w:top w:val="none" w:sz="0" w:space="0" w:color="auto"/>
                                                                        <w:left w:val="none" w:sz="0" w:space="0" w:color="auto"/>
                                                                        <w:bottom w:val="none" w:sz="0" w:space="0" w:color="auto"/>
                                                                        <w:right w:val="none" w:sz="0" w:space="0" w:color="auto"/>
                                                                      </w:divBdr>
                                                                      <w:divsChild>
                                                                        <w:div w:id="1377462327">
                                                                          <w:marLeft w:val="0"/>
                                                                          <w:marRight w:val="0"/>
                                                                          <w:marTop w:val="0"/>
                                                                          <w:marBottom w:val="0"/>
                                                                          <w:divBdr>
                                                                            <w:top w:val="none" w:sz="0" w:space="0" w:color="auto"/>
                                                                            <w:left w:val="none" w:sz="0" w:space="0" w:color="auto"/>
                                                                            <w:bottom w:val="none" w:sz="0" w:space="0" w:color="auto"/>
                                                                            <w:right w:val="none" w:sz="0" w:space="0" w:color="auto"/>
                                                                          </w:divBdr>
                                                                          <w:divsChild>
                                                                            <w:div w:id="851794769">
                                                                              <w:marLeft w:val="0"/>
                                                                              <w:marRight w:val="0"/>
                                                                              <w:marTop w:val="0"/>
                                                                              <w:marBottom w:val="0"/>
                                                                              <w:divBdr>
                                                                                <w:top w:val="none" w:sz="0" w:space="0" w:color="auto"/>
                                                                                <w:left w:val="none" w:sz="0" w:space="0" w:color="auto"/>
                                                                                <w:bottom w:val="none" w:sz="0" w:space="0" w:color="auto"/>
                                                                                <w:right w:val="none" w:sz="0" w:space="0" w:color="auto"/>
                                                                              </w:divBdr>
                                                                              <w:divsChild>
                                                                                <w:div w:id="1279684240">
                                                                                  <w:marLeft w:val="0"/>
                                                                                  <w:marRight w:val="0"/>
                                                                                  <w:marTop w:val="0"/>
                                                                                  <w:marBottom w:val="0"/>
                                                                                  <w:divBdr>
                                                                                    <w:top w:val="none" w:sz="0" w:space="0" w:color="auto"/>
                                                                                    <w:left w:val="none" w:sz="0" w:space="0" w:color="auto"/>
                                                                                    <w:bottom w:val="none" w:sz="0" w:space="0" w:color="auto"/>
                                                                                    <w:right w:val="none" w:sz="0" w:space="0" w:color="auto"/>
                                                                                  </w:divBdr>
                                                                                </w:div>
                                                                                <w:div w:id="13452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956134">
                                                                  <w:marLeft w:val="0"/>
                                                                  <w:marRight w:val="0"/>
                                                                  <w:marTop w:val="0"/>
                                                                  <w:marBottom w:val="0"/>
                                                                  <w:divBdr>
                                                                    <w:top w:val="none" w:sz="0" w:space="0" w:color="auto"/>
                                                                    <w:left w:val="none" w:sz="0" w:space="0" w:color="auto"/>
                                                                    <w:bottom w:val="none" w:sz="0" w:space="0" w:color="auto"/>
                                                                    <w:right w:val="none" w:sz="0" w:space="0" w:color="auto"/>
                                                                  </w:divBdr>
                                                                </w:div>
                                                              </w:divsChild>
                                                            </w:div>
                                                            <w:div w:id="920681208">
                                                              <w:marLeft w:val="0"/>
                                                              <w:marRight w:val="0"/>
                                                              <w:marTop w:val="0"/>
                                                              <w:marBottom w:val="0"/>
                                                              <w:divBdr>
                                                                <w:top w:val="none" w:sz="0" w:space="0" w:color="auto"/>
                                                                <w:left w:val="none" w:sz="0" w:space="0" w:color="auto"/>
                                                                <w:bottom w:val="none" w:sz="0" w:space="0" w:color="auto"/>
                                                                <w:right w:val="none" w:sz="0" w:space="0" w:color="auto"/>
                                                              </w:divBdr>
                                                              <w:divsChild>
                                                                <w:div w:id="529493441">
                                                                  <w:marLeft w:val="0"/>
                                                                  <w:marRight w:val="0"/>
                                                                  <w:marTop w:val="0"/>
                                                                  <w:marBottom w:val="0"/>
                                                                  <w:divBdr>
                                                                    <w:top w:val="none" w:sz="0" w:space="0" w:color="auto"/>
                                                                    <w:left w:val="none" w:sz="0" w:space="0" w:color="auto"/>
                                                                    <w:bottom w:val="none" w:sz="0" w:space="0" w:color="auto"/>
                                                                    <w:right w:val="none" w:sz="0" w:space="0" w:color="auto"/>
                                                                  </w:divBdr>
                                                                  <w:divsChild>
                                                                    <w:div w:id="618880157">
                                                                      <w:marLeft w:val="0"/>
                                                                      <w:marRight w:val="0"/>
                                                                      <w:marTop w:val="0"/>
                                                                      <w:marBottom w:val="0"/>
                                                                      <w:divBdr>
                                                                        <w:top w:val="none" w:sz="0" w:space="0" w:color="auto"/>
                                                                        <w:left w:val="none" w:sz="0" w:space="0" w:color="auto"/>
                                                                        <w:bottom w:val="none" w:sz="0" w:space="0" w:color="auto"/>
                                                                        <w:right w:val="none" w:sz="0" w:space="0" w:color="auto"/>
                                                                      </w:divBdr>
                                                                      <w:divsChild>
                                                                        <w:div w:id="605231757">
                                                                          <w:marLeft w:val="0"/>
                                                                          <w:marRight w:val="0"/>
                                                                          <w:marTop w:val="0"/>
                                                                          <w:marBottom w:val="0"/>
                                                                          <w:divBdr>
                                                                            <w:top w:val="none" w:sz="0" w:space="0" w:color="auto"/>
                                                                            <w:left w:val="none" w:sz="0" w:space="0" w:color="auto"/>
                                                                            <w:bottom w:val="none" w:sz="0" w:space="0" w:color="auto"/>
                                                                            <w:right w:val="none" w:sz="0" w:space="0" w:color="auto"/>
                                                                          </w:divBdr>
                                                                          <w:divsChild>
                                                                            <w:div w:id="320735884">
                                                                              <w:marLeft w:val="0"/>
                                                                              <w:marRight w:val="0"/>
                                                                              <w:marTop w:val="0"/>
                                                                              <w:marBottom w:val="0"/>
                                                                              <w:divBdr>
                                                                                <w:top w:val="none" w:sz="0" w:space="0" w:color="auto"/>
                                                                                <w:left w:val="none" w:sz="0" w:space="0" w:color="auto"/>
                                                                                <w:bottom w:val="none" w:sz="0" w:space="0" w:color="auto"/>
                                                                                <w:right w:val="none" w:sz="0" w:space="0" w:color="auto"/>
                                                                              </w:divBdr>
                                                                              <w:divsChild>
                                                                                <w:div w:id="449058651">
                                                                                  <w:marLeft w:val="0"/>
                                                                                  <w:marRight w:val="0"/>
                                                                                  <w:marTop w:val="0"/>
                                                                                  <w:marBottom w:val="0"/>
                                                                                  <w:divBdr>
                                                                                    <w:top w:val="single" w:sz="6" w:space="0" w:color="BDC7D8"/>
                                                                                    <w:left w:val="single" w:sz="2" w:space="0" w:color="BDC7D8"/>
                                                                                    <w:bottom w:val="single" w:sz="6" w:space="0" w:color="BDC7D8"/>
                                                                                    <w:right w:val="single" w:sz="2" w:space="0" w:color="BDC7D8"/>
                                                                                  </w:divBdr>
                                                                                  <w:divsChild>
                                                                                    <w:div w:id="1109157759">
                                                                                      <w:marLeft w:val="0"/>
                                                                                      <w:marRight w:val="0"/>
                                                                                      <w:marTop w:val="0"/>
                                                                                      <w:marBottom w:val="0"/>
                                                                                      <w:divBdr>
                                                                                        <w:top w:val="none" w:sz="0" w:space="0" w:color="auto"/>
                                                                                        <w:left w:val="none" w:sz="0" w:space="0" w:color="auto"/>
                                                                                        <w:bottom w:val="none" w:sz="0" w:space="0" w:color="auto"/>
                                                                                        <w:right w:val="none" w:sz="0" w:space="0" w:color="auto"/>
                                                                                      </w:divBdr>
                                                                                      <w:divsChild>
                                                                                        <w:div w:id="16890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651207">
                                                                  <w:marLeft w:val="0"/>
                                                                  <w:marRight w:val="0"/>
                                                                  <w:marTop w:val="0"/>
                                                                  <w:marBottom w:val="0"/>
                                                                  <w:divBdr>
                                                                    <w:top w:val="none" w:sz="0" w:space="0" w:color="auto"/>
                                                                    <w:left w:val="none" w:sz="0" w:space="0" w:color="auto"/>
                                                                    <w:bottom w:val="none" w:sz="0" w:space="0" w:color="auto"/>
                                                                    <w:right w:val="none" w:sz="0" w:space="0" w:color="auto"/>
                                                                  </w:divBdr>
                                                                </w:div>
                                                              </w:divsChild>
                                                            </w:div>
                                                            <w:div w:id="1164586092">
                                                              <w:marLeft w:val="0"/>
                                                              <w:marRight w:val="0"/>
                                                              <w:marTop w:val="0"/>
                                                              <w:marBottom w:val="0"/>
                                                              <w:divBdr>
                                                                <w:top w:val="none" w:sz="0" w:space="0" w:color="auto"/>
                                                                <w:left w:val="none" w:sz="0" w:space="0" w:color="auto"/>
                                                                <w:bottom w:val="none" w:sz="0" w:space="0" w:color="auto"/>
                                                                <w:right w:val="none" w:sz="0" w:space="0" w:color="auto"/>
                                                              </w:divBdr>
                                                              <w:divsChild>
                                                                <w:div w:id="217865281">
                                                                  <w:marLeft w:val="0"/>
                                                                  <w:marRight w:val="0"/>
                                                                  <w:marTop w:val="0"/>
                                                                  <w:marBottom w:val="0"/>
                                                                  <w:divBdr>
                                                                    <w:top w:val="none" w:sz="0" w:space="0" w:color="auto"/>
                                                                    <w:left w:val="none" w:sz="0" w:space="0" w:color="auto"/>
                                                                    <w:bottom w:val="none" w:sz="0" w:space="0" w:color="auto"/>
                                                                    <w:right w:val="none" w:sz="0" w:space="0" w:color="auto"/>
                                                                  </w:divBdr>
                                                                  <w:divsChild>
                                                                    <w:div w:id="416220087">
                                                                      <w:marLeft w:val="0"/>
                                                                      <w:marRight w:val="0"/>
                                                                      <w:marTop w:val="0"/>
                                                                      <w:marBottom w:val="0"/>
                                                                      <w:divBdr>
                                                                        <w:top w:val="none" w:sz="0" w:space="0" w:color="auto"/>
                                                                        <w:left w:val="none" w:sz="0" w:space="0" w:color="auto"/>
                                                                        <w:bottom w:val="none" w:sz="0" w:space="0" w:color="auto"/>
                                                                        <w:right w:val="none" w:sz="0" w:space="0" w:color="auto"/>
                                                                      </w:divBdr>
                                                                      <w:divsChild>
                                                                        <w:div w:id="20369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2724">
                                                              <w:marLeft w:val="0"/>
                                                              <w:marRight w:val="0"/>
                                                              <w:marTop w:val="0"/>
                                                              <w:marBottom w:val="0"/>
                                                              <w:divBdr>
                                                                <w:top w:val="none" w:sz="0" w:space="0" w:color="auto"/>
                                                                <w:left w:val="none" w:sz="0" w:space="0" w:color="auto"/>
                                                                <w:bottom w:val="none" w:sz="0" w:space="0" w:color="auto"/>
                                                                <w:right w:val="none" w:sz="0" w:space="0" w:color="auto"/>
                                                              </w:divBdr>
                                                              <w:divsChild>
                                                                <w:div w:id="1653634779">
                                                                  <w:marLeft w:val="0"/>
                                                                  <w:marRight w:val="0"/>
                                                                  <w:marTop w:val="0"/>
                                                                  <w:marBottom w:val="0"/>
                                                                  <w:divBdr>
                                                                    <w:top w:val="none" w:sz="0" w:space="0" w:color="auto"/>
                                                                    <w:left w:val="none" w:sz="0" w:space="0" w:color="auto"/>
                                                                    <w:bottom w:val="none" w:sz="0" w:space="0" w:color="auto"/>
                                                                    <w:right w:val="none" w:sz="0" w:space="0" w:color="auto"/>
                                                                  </w:divBdr>
                                                                  <w:divsChild>
                                                                    <w:div w:id="231737694">
                                                                      <w:marLeft w:val="0"/>
                                                                      <w:marRight w:val="0"/>
                                                                      <w:marTop w:val="0"/>
                                                                      <w:marBottom w:val="0"/>
                                                                      <w:divBdr>
                                                                        <w:top w:val="none" w:sz="0" w:space="0" w:color="auto"/>
                                                                        <w:left w:val="none" w:sz="0" w:space="0" w:color="auto"/>
                                                                        <w:bottom w:val="none" w:sz="0" w:space="0" w:color="auto"/>
                                                                        <w:right w:val="none" w:sz="0" w:space="0" w:color="auto"/>
                                                                      </w:divBdr>
                                                                      <w:divsChild>
                                                                        <w:div w:id="1097671853">
                                                                          <w:marLeft w:val="0"/>
                                                                          <w:marRight w:val="0"/>
                                                                          <w:marTop w:val="0"/>
                                                                          <w:marBottom w:val="0"/>
                                                                          <w:divBdr>
                                                                            <w:top w:val="none" w:sz="0" w:space="0" w:color="auto"/>
                                                                            <w:left w:val="none" w:sz="0" w:space="0" w:color="auto"/>
                                                                            <w:bottom w:val="none" w:sz="0" w:space="0" w:color="auto"/>
                                                                            <w:right w:val="none" w:sz="0" w:space="0" w:color="auto"/>
                                                                          </w:divBdr>
                                                                          <w:divsChild>
                                                                            <w:div w:id="1268274731">
                                                                              <w:marLeft w:val="0"/>
                                                                              <w:marRight w:val="0"/>
                                                                              <w:marTop w:val="0"/>
                                                                              <w:marBottom w:val="0"/>
                                                                              <w:divBdr>
                                                                                <w:top w:val="none" w:sz="0" w:space="0" w:color="auto"/>
                                                                                <w:left w:val="none" w:sz="0" w:space="0" w:color="auto"/>
                                                                                <w:bottom w:val="none" w:sz="0" w:space="0" w:color="auto"/>
                                                                                <w:right w:val="none" w:sz="0" w:space="0" w:color="auto"/>
                                                                              </w:divBdr>
                                                                              <w:divsChild>
                                                                                <w:div w:id="909771074">
                                                                                  <w:marLeft w:val="0"/>
                                                                                  <w:marRight w:val="0"/>
                                                                                  <w:marTop w:val="0"/>
                                                                                  <w:marBottom w:val="0"/>
                                                                                  <w:divBdr>
                                                                                    <w:top w:val="none" w:sz="0" w:space="0" w:color="auto"/>
                                                                                    <w:left w:val="none" w:sz="0" w:space="0" w:color="auto"/>
                                                                                    <w:bottom w:val="none" w:sz="0" w:space="0" w:color="auto"/>
                                                                                    <w:right w:val="none" w:sz="0" w:space="0" w:color="auto"/>
                                                                                  </w:divBdr>
                                                                                </w:div>
                                                                                <w:div w:id="13822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5144">
                                                                  <w:marLeft w:val="0"/>
                                                                  <w:marRight w:val="0"/>
                                                                  <w:marTop w:val="0"/>
                                                                  <w:marBottom w:val="0"/>
                                                                  <w:divBdr>
                                                                    <w:top w:val="none" w:sz="0" w:space="0" w:color="auto"/>
                                                                    <w:left w:val="none" w:sz="0" w:space="0" w:color="auto"/>
                                                                    <w:bottom w:val="none" w:sz="0" w:space="0" w:color="auto"/>
                                                                    <w:right w:val="none" w:sz="0" w:space="0" w:color="auto"/>
                                                                  </w:divBdr>
                                                                </w:div>
                                                              </w:divsChild>
                                                            </w:div>
                                                            <w:div w:id="1841461703">
                                                              <w:marLeft w:val="0"/>
                                                              <w:marRight w:val="0"/>
                                                              <w:marTop w:val="0"/>
                                                              <w:marBottom w:val="0"/>
                                                              <w:divBdr>
                                                                <w:top w:val="none" w:sz="0" w:space="0" w:color="auto"/>
                                                                <w:left w:val="none" w:sz="0" w:space="0" w:color="auto"/>
                                                                <w:bottom w:val="none" w:sz="0" w:space="0" w:color="auto"/>
                                                                <w:right w:val="none" w:sz="0" w:space="0" w:color="auto"/>
                                                              </w:divBdr>
                                                              <w:divsChild>
                                                                <w:div w:id="153955693">
                                                                  <w:marLeft w:val="0"/>
                                                                  <w:marRight w:val="0"/>
                                                                  <w:marTop w:val="0"/>
                                                                  <w:marBottom w:val="0"/>
                                                                  <w:divBdr>
                                                                    <w:top w:val="none" w:sz="0" w:space="0" w:color="auto"/>
                                                                    <w:left w:val="none" w:sz="0" w:space="0" w:color="auto"/>
                                                                    <w:bottom w:val="none" w:sz="0" w:space="0" w:color="auto"/>
                                                                    <w:right w:val="none" w:sz="0" w:space="0" w:color="auto"/>
                                                                  </w:divBdr>
                                                                </w:div>
                                                                <w:div w:id="732580478">
                                                                  <w:marLeft w:val="0"/>
                                                                  <w:marRight w:val="0"/>
                                                                  <w:marTop w:val="0"/>
                                                                  <w:marBottom w:val="0"/>
                                                                  <w:divBdr>
                                                                    <w:top w:val="none" w:sz="0" w:space="0" w:color="auto"/>
                                                                    <w:left w:val="none" w:sz="0" w:space="0" w:color="auto"/>
                                                                    <w:bottom w:val="none" w:sz="0" w:space="0" w:color="auto"/>
                                                                    <w:right w:val="none" w:sz="0" w:space="0" w:color="auto"/>
                                                                  </w:divBdr>
                                                                  <w:divsChild>
                                                                    <w:div w:id="1399936250">
                                                                      <w:marLeft w:val="0"/>
                                                                      <w:marRight w:val="0"/>
                                                                      <w:marTop w:val="0"/>
                                                                      <w:marBottom w:val="0"/>
                                                                      <w:divBdr>
                                                                        <w:top w:val="none" w:sz="0" w:space="0" w:color="auto"/>
                                                                        <w:left w:val="none" w:sz="0" w:space="0" w:color="auto"/>
                                                                        <w:bottom w:val="none" w:sz="0" w:space="0" w:color="auto"/>
                                                                        <w:right w:val="none" w:sz="0" w:space="0" w:color="auto"/>
                                                                      </w:divBdr>
                                                                      <w:divsChild>
                                                                        <w:div w:id="761801987">
                                                                          <w:marLeft w:val="0"/>
                                                                          <w:marRight w:val="0"/>
                                                                          <w:marTop w:val="0"/>
                                                                          <w:marBottom w:val="0"/>
                                                                          <w:divBdr>
                                                                            <w:top w:val="none" w:sz="0" w:space="0" w:color="auto"/>
                                                                            <w:left w:val="none" w:sz="0" w:space="0" w:color="auto"/>
                                                                            <w:bottom w:val="none" w:sz="0" w:space="0" w:color="auto"/>
                                                                            <w:right w:val="none" w:sz="0" w:space="0" w:color="auto"/>
                                                                          </w:divBdr>
                                                                          <w:divsChild>
                                                                            <w:div w:id="1882353473">
                                                                              <w:marLeft w:val="0"/>
                                                                              <w:marRight w:val="0"/>
                                                                              <w:marTop w:val="0"/>
                                                                              <w:marBottom w:val="0"/>
                                                                              <w:divBdr>
                                                                                <w:top w:val="none" w:sz="0" w:space="0" w:color="auto"/>
                                                                                <w:left w:val="none" w:sz="0" w:space="0" w:color="auto"/>
                                                                                <w:bottom w:val="none" w:sz="0" w:space="0" w:color="auto"/>
                                                                                <w:right w:val="none" w:sz="0" w:space="0" w:color="auto"/>
                                                                              </w:divBdr>
                                                                              <w:divsChild>
                                                                                <w:div w:id="1453327136">
                                                                                  <w:marLeft w:val="0"/>
                                                                                  <w:marRight w:val="0"/>
                                                                                  <w:marTop w:val="0"/>
                                                                                  <w:marBottom w:val="0"/>
                                                                                  <w:divBdr>
                                                                                    <w:top w:val="none" w:sz="0" w:space="0" w:color="auto"/>
                                                                                    <w:left w:val="none" w:sz="0" w:space="0" w:color="auto"/>
                                                                                    <w:bottom w:val="none" w:sz="0" w:space="0" w:color="auto"/>
                                                                                    <w:right w:val="none" w:sz="0" w:space="0" w:color="auto"/>
                                                                                  </w:divBdr>
                                                                                </w:div>
                                                                                <w:div w:id="20757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317607">
                                                              <w:marLeft w:val="0"/>
                                                              <w:marRight w:val="0"/>
                                                              <w:marTop w:val="0"/>
                                                              <w:marBottom w:val="0"/>
                                                              <w:divBdr>
                                                                <w:top w:val="none" w:sz="0" w:space="0" w:color="auto"/>
                                                                <w:left w:val="none" w:sz="0" w:space="0" w:color="auto"/>
                                                                <w:bottom w:val="none" w:sz="0" w:space="0" w:color="auto"/>
                                                                <w:right w:val="none" w:sz="0" w:space="0" w:color="auto"/>
                                                              </w:divBdr>
                                                              <w:divsChild>
                                                                <w:div w:id="1441101151">
                                                                  <w:marLeft w:val="0"/>
                                                                  <w:marRight w:val="0"/>
                                                                  <w:marTop w:val="0"/>
                                                                  <w:marBottom w:val="0"/>
                                                                  <w:divBdr>
                                                                    <w:top w:val="none" w:sz="0" w:space="0" w:color="auto"/>
                                                                    <w:left w:val="none" w:sz="0" w:space="0" w:color="auto"/>
                                                                    <w:bottom w:val="none" w:sz="0" w:space="0" w:color="auto"/>
                                                                    <w:right w:val="none" w:sz="0" w:space="0" w:color="auto"/>
                                                                  </w:divBdr>
                                                                  <w:divsChild>
                                                                    <w:div w:id="1576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0512">
                                                              <w:marLeft w:val="0"/>
                                                              <w:marRight w:val="0"/>
                                                              <w:marTop w:val="0"/>
                                                              <w:marBottom w:val="0"/>
                                                              <w:divBdr>
                                                                <w:top w:val="none" w:sz="0" w:space="0" w:color="auto"/>
                                                                <w:left w:val="none" w:sz="0" w:space="0" w:color="auto"/>
                                                                <w:bottom w:val="none" w:sz="0" w:space="0" w:color="auto"/>
                                                                <w:right w:val="none" w:sz="0" w:space="0" w:color="auto"/>
                                                              </w:divBdr>
                                                              <w:divsChild>
                                                                <w:div w:id="779028864">
                                                                  <w:marLeft w:val="0"/>
                                                                  <w:marRight w:val="0"/>
                                                                  <w:marTop w:val="0"/>
                                                                  <w:marBottom w:val="0"/>
                                                                  <w:divBdr>
                                                                    <w:top w:val="none" w:sz="0" w:space="0" w:color="auto"/>
                                                                    <w:left w:val="none" w:sz="0" w:space="0" w:color="auto"/>
                                                                    <w:bottom w:val="none" w:sz="0" w:space="0" w:color="auto"/>
                                                                    <w:right w:val="none" w:sz="0" w:space="0" w:color="auto"/>
                                                                  </w:divBdr>
                                                                </w:div>
                                                                <w:div w:id="1308432169">
                                                                  <w:marLeft w:val="0"/>
                                                                  <w:marRight w:val="0"/>
                                                                  <w:marTop w:val="0"/>
                                                                  <w:marBottom w:val="0"/>
                                                                  <w:divBdr>
                                                                    <w:top w:val="none" w:sz="0" w:space="0" w:color="auto"/>
                                                                    <w:left w:val="none" w:sz="0" w:space="0" w:color="auto"/>
                                                                    <w:bottom w:val="none" w:sz="0" w:space="0" w:color="auto"/>
                                                                    <w:right w:val="none" w:sz="0" w:space="0" w:color="auto"/>
                                                                  </w:divBdr>
                                                                  <w:divsChild>
                                                                    <w:div w:id="526139352">
                                                                      <w:marLeft w:val="0"/>
                                                                      <w:marRight w:val="0"/>
                                                                      <w:marTop w:val="0"/>
                                                                      <w:marBottom w:val="0"/>
                                                                      <w:divBdr>
                                                                        <w:top w:val="none" w:sz="0" w:space="0" w:color="auto"/>
                                                                        <w:left w:val="none" w:sz="0" w:space="0" w:color="auto"/>
                                                                        <w:bottom w:val="none" w:sz="0" w:space="0" w:color="auto"/>
                                                                        <w:right w:val="none" w:sz="0" w:space="0" w:color="auto"/>
                                                                      </w:divBdr>
                                                                      <w:divsChild>
                                                                        <w:div w:id="2042775451">
                                                                          <w:marLeft w:val="0"/>
                                                                          <w:marRight w:val="0"/>
                                                                          <w:marTop w:val="0"/>
                                                                          <w:marBottom w:val="0"/>
                                                                          <w:divBdr>
                                                                            <w:top w:val="none" w:sz="0" w:space="0" w:color="auto"/>
                                                                            <w:left w:val="none" w:sz="0" w:space="0" w:color="auto"/>
                                                                            <w:bottom w:val="none" w:sz="0" w:space="0" w:color="auto"/>
                                                                            <w:right w:val="none" w:sz="0" w:space="0" w:color="auto"/>
                                                                          </w:divBdr>
                                                                          <w:divsChild>
                                                                            <w:div w:id="1826966817">
                                                                              <w:marLeft w:val="0"/>
                                                                              <w:marRight w:val="0"/>
                                                                              <w:marTop w:val="0"/>
                                                                              <w:marBottom w:val="0"/>
                                                                              <w:divBdr>
                                                                                <w:top w:val="none" w:sz="0" w:space="0" w:color="auto"/>
                                                                                <w:left w:val="none" w:sz="0" w:space="0" w:color="auto"/>
                                                                                <w:bottom w:val="none" w:sz="0" w:space="0" w:color="auto"/>
                                                                                <w:right w:val="none" w:sz="0" w:space="0" w:color="auto"/>
                                                                              </w:divBdr>
                                                                              <w:divsChild>
                                                                                <w:div w:id="112098079">
                                                                                  <w:marLeft w:val="0"/>
                                                                                  <w:marRight w:val="0"/>
                                                                                  <w:marTop w:val="0"/>
                                                                                  <w:marBottom w:val="0"/>
                                                                                  <w:divBdr>
                                                                                    <w:top w:val="none" w:sz="0" w:space="0" w:color="auto"/>
                                                                                    <w:left w:val="none" w:sz="0" w:space="0" w:color="auto"/>
                                                                                    <w:bottom w:val="none" w:sz="0" w:space="0" w:color="auto"/>
                                                                                    <w:right w:val="none" w:sz="0" w:space="0" w:color="auto"/>
                                                                                  </w:divBdr>
                                                                                </w:div>
                                                                                <w:div w:id="19350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2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582945">
                                  <w:marLeft w:val="0"/>
                                  <w:marRight w:val="0"/>
                                  <w:marTop w:val="0"/>
                                  <w:marBottom w:val="0"/>
                                  <w:divBdr>
                                    <w:top w:val="none" w:sz="0" w:space="0" w:color="auto"/>
                                    <w:left w:val="none" w:sz="0" w:space="0" w:color="auto"/>
                                    <w:bottom w:val="none" w:sz="0" w:space="0" w:color="auto"/>
                                    <w:right w:val="none" w:sz="0" w:space="0" w:color="auto"/>
                                  </w:divBdr>
                                  <w:divsChild>
                                    <w:div w:id="909728904">
                                      <w:marLeft w:val="0"/>
                                      <w:marRight w:val="0"/>
                                      <w:marTop w:val="0"/>
                                      <w:marBottom w:val="0"/>
                                      <w:divBdr>
                                        <w:top w:val="none" w:sz="0" w:space="0" w:color="auto"/>
                                        <w:left w:val="none" w:sz="0" w:space="0" w:color="auto"/>
                                        <w:bottom w:val="single" w:sz="6" w:space="0" w:color="CCCCCC"/>
                                        <w:right w:val="none" w:sz="0" w:space="0" w:color="auto"/>
                                      </w:divBdr>
                                      <w:divsChild>
                                        <w:div w:id="1382097527">
                                          <w:marLeft w:val="0"/>
                                          <w:marRight w:val="0"/>
                                          <w:marTop w:val="0"/>
                                          <w:marBottom w:val="0"/>
                                          <w:divBdr>
                                            <w:top w:val="none" w:sz="0" w:space="0" w:color="auto"/>
                                            <w:left w:val="none" w:sz="0" w:space="0" w:color="auto"/>
                                            <w:bottom w:val="none" w:sz="0" w:space="0" w:color="auto"/>
                                            <w:right w:val="none" w:sz="0" w:space="0" w:color="auto"/>
                                          </w:divBdr>
                                          <w:divsChild>
                                            <w:div w:id="1256860420">
                                              <w:marLeft w:val="0"/>
                                              <w:marRight w:val="0"/>
                                              <w:marTop w:val="0"/>
                                              <w:marBottom w:val="0"/>
                                              <w:divBdr>
                                                <w:top w:val="none" w:sz="0" w:space="0" w:color="auto"/>
                                                <w:left w:val="none" w:sz="0" w:space="0" w:color="auto"/>
                                                <w:bottom w:val="none" w:sz="0" w:space="0" w:color="auto"/>
                                                <w:right w:val="none" w:sz="0" w:space="0" w:color="auto"/>
                                              </w:divBdr>
                                              <w:divsChild>
                                                <w:div w:id="1570380870">
                                                  <w:marLeft w:val="0"/>
                                                  <w:marRight w:val="0"/>
                                                  <w:marTop w:val="0"/>
                                                  <w:marBottom w:val="0"/>
                                                  <w:divBdr>
                                                    <w:top w:val="none" w:sz="0" w:space="0" w:color="auto"/>
                                                    <w:left w:val="none" w:sz="0" w:space="0" w:color="auto"/>
                                                    <w:bottom w:val="none" w:sz="0" w:space="0" w:color="auto"/>
                                                    <w:right w:val="none" w:sz="0" w:space="0" w:color="auto"/>
                                                  </w:divBdr>
                                                  <w:divsChild>
                                                    <w:div w:id="345787253">
                                                      <w:marLeft w:val="0"/>
                                                      <w:marRight w:val="0"/>
                                                      <w:marTop w:val="0"/>
                                                      <w:marBottom w:val="0"/>
                                                      <w:divBdr>
                                                        <w:top w:val="none" w:sz="0" w:space="0" w:color="auto"/>
                                                        <w:left w:val="none" w:sz="0" w:space="0" w:color="auto"/>
                                                        <w:bottom w:val="none" w:sz="0" w:space="0" w:color="auto"/>
                                                        <w:right w:val="none" w:sz="0" w:space="0" w:color="auto"/>
                                                      </w:divBdr>
                                                      <w:divsChild>
                                                        <w:div w:id="938829224">
                                                          <w:marLeft w:val="0"/>
                                                          <w:marRight w:val="0"/>
                                                          <w:marTop w:val="0"/>
                                                          <w:marBottom w:val="0"/>
                                                          <w:divBdr>
                                                            <w:top w:val="none" w:sz="0" w:space="0" w:color="auto"/>
                                                            <w:left w:val="none" w:sz="0" w:space="0" w:color="auto"/>
                                                            <w:bottom w:val="none" w:sz="0" w:space="0" w:color="auto"/>
                                                            <w:right w:val="none" w:sz="0" w:space="0" w:color="auto"/>
                                                          </w:divBdr>
                                                        </w:div>
                                                      </w:divsChild>
                                                    </w:div>
                                                    <w:div w:id="1213423446">
                                                      <w:marLeft w:val="0"/>
                                                      <w:marRight w:val="0"/>
                                                      <w:marTop w:val="0"/>
                                                      <w:marBottom w:val="0"/>
                                                      <w:divBdr>
                                                        <w:top w:val="none" w:sz="0" w:space="0" w:color="auto"/>
                                                        <w:left w:val="none" w:sz="0" w:space="0" w:color="auto"/>
                                                        <w:bottom w:val="none" w:sz="0" w:space="0" w:color="auto"/>
                                                        <w:right w:val="none" w:sz="0" w:space="0" w:color="auto"/>
                                                      </w:divBdr>
                                                      <w:divsChild>
                                                        <w:div w:id="646858675">
                                                          <w:marLeft w:val="0"/>
                                                          <w:marRight w:val="0"/>
                                                          <w:marTop w:val="0"/>
                                                          <w:marBottom w:val="0"/>
                                                          <w:divBdr>
                                                            <w:top w:val="none" w:sz="0" w:space="0" w:color="auto"/>
                                                            <w:left w:val="none" w:sz="0" w:space="0" w:color="auto"/>
                                                            <w:bottom w:val="none" w:sz="0" w:space="0" w:color="auto"/>
                                                            <w:right w:val="none" w:sz="0" w:space="0" w:color="auto"/>
                                                          </w:divBdr>
                                                          <w:divsChild>
                                                            <w:div w:id="1642736520">
                                                              <w:marLeft w:val="0"/>
                                                              <w:marRight w:val="0"/>
                                                              <w:marTop w:val="0"/>
                                                              <w:marBottom w:val="0"/>
                                                              <w:divBdr>
                                                                <w:top w:val="single" w:sz="6" w:space="0" w:color="BDC7D8"/>
                                                                <w:left w:val="single" w:sz="2" w:space="0" w:color="BDC7D8"/>
                                                                <w:bottom w:val="single" w:sz="6" w:space="0" w:color="BDC7D8"/>
                                                                <w:right w:val="single" w:sz="2" w:space="0" w:color="BDC7D8"/>
                                                              </w:divBdr>
                                                              <w:divsChild>
                                                                <w:div w:id="633759657">
                                                                  <w:marLeft w:val="0"/>
                                                                  <w:marRight w:val="0"/>
                                                                  <w:marTop w:val="0"/>
                                                                  <w:marBottom w:val="0"/>
                                                                  <w:divBdr>
                                                                    <w:top w:val="none" w:sz="0" w:space="0" w:color="auto"/>
                                                                    <w:left w:val="none" w:sz="0" w:space="0" w:color="auto"/>
                                                                    <w:bottom w:val="none" w:sz="0" w:space="0" w:color="auto"/>
                                                                    <w:right w:val="none" w:sz="0" w:space="0" w:color="auto"/>
                                                                  </w:divBdr>
                                                                  <w:divsChild>
                                                                    <w:div w:id="7908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636079">
              <w:marLeft w:val="0"/>
              <w:marRight w:val="0"/>
              <w:marTop w:val="0"/>
              <w:marBottom w:val="0"/>
              <w:divBdr>
                <w:top w:val="none" w:sz="0" w:space="0" w:color="auto"/>
                <w:left w:val="none" w:sz="0" w:space="0" w:color="auto"/>
                <w:bottom w:val="none" w:sz="0" w:space="0" w:color="auto"/>
                <w:right w:val="none" w:sz="0" w:space="0" w:color="auto"/>
              </w:divBdr>
              <w:divsChild>
                <w:div w:id="2012638805">
                  <w:marLeft w:val="0"/>
                  <w:marRight w:val="0"/>
                  <w:marTop w:val="0"/>
                  <w:marBottom w:val="0"/>
                  <w:divBdr>
                    <w:top w:val="single" w:sz="6" w:space="6" w:color="EEEEEE"/>
                    <w:left w:val="none" w:sz="0" w:space="0" w:color="auto"/>
                    <w:bottom w:val="none" w:sz="0" w:space="0" w:color="auto"/>
                    <w:right w:val="none" w:sz="0" w:space="0" w:color="auto"/>
                  </w:divBdr>
                  <w:divsChild>
                    <w:div w:id="632562533">
                      <w:marLeft w:val="0"/>
                      <w:marRight w:val="300"/>
                      <w:marTop w:val="0"/>
                      <w:marBottom w:val="0"/>
                      <w:divBdr>
                        <w:top w:val="none" w:sz="0" w:space="0" w:color="auto"/>
                        <w:left w:val="none" w:sz="0" w:space="0" w:color="auto"/>
                        <w:bottom w:val="none" w:sz="0" w:space="0" w:color="auto"/>
                        <w:right w:val="none" w:sz="0" w:space="0" w:color="auto"/>
                      </w:divBdr>
                      <w:divsChild>
                        <w:div w:id="17498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51318">
          <w:marLeft w:val="0"/>
          <w:marRight w:val="0"/>
          <w:marTop w:val="0"/>
          <w:marBottom w:val="0"/>
          <w:divBdr>
            <w:top w:val="none" w:sz="0" w:space="0" w:color="auto"/>
            <w:left w:val="none" w:sz="0" w:space="0" w:color="auto"/>
            <w:bottom w:val="none" w:sz="0" w:space="0" w:color="auto"/>
            <w:right w:val="none" w:sz="0" w:space="0" w:color="auto"/>
          </w:divBdr>
          <w:divsChild>
            <w:div w:id="1742437199">
              <w:marLeft w:val="0"/>
              <w:marRight w:val="0"/>
              <w:marTop w:val="0"/>
              <w:marBottom w:val="0"/>
              <w:divBdr>
                <w:top w:val="none" w:sz="0" w:space="0" w:color="auto"/>
                <w:left w:val="none" w:sz="0" w:space="0" w:color="auto"/>
                <w:bottom w:val="none" w:sz="0" w:space="0" w:color="auto"/>
                <w:right w:val="none" w:sz="0" w:space="0" w:color="auto"/>
              </w:divBdr>
              <w:divsChild>
                <w:div w:id="388310134">
                  <w:marLeft w:val="0"/>
                  <w:marRight w:val="0"/>
                  <w:marTop w:val="0"/>
                  <w:marBottom w:val="0"/>
                  <w:divBdr>
                    <w:top w:val="none" w:sz="0" w:space="0" w:color="auto"/>
                    <w:left w:val="none" w:sz="0" w:space="0" w:color="auto"/>
                    <w:bottom w:val="single" w:sz="6" w:space="0" w:color="133783"/>
                    <w:right w:val="none" w:sz="0" w:space="0" w:color="auto"/>
                  </w:divBdr>
                  <w:divsChild>
                    <w:div w:id="1725712433">
                      <w:marLeft w:val="0"/>
                      <w:marRight w:val="0"/>
                      <w:marTop w:val="0"/>
                      <w:marBottom w:val="0"/>
                      <w:divBdr>
                        <w:top w:val="none" w:sz="0" w:space="0" w:color="auto"/>
                        <w:left w:val="none" w:sz="0" w:space="0" w:color="auto"/>
                        <w:bottom w:val="none" w:sz="0" w:space="0" w:color="auto"/>
                        <w:right w:val="none" w:sz="0" w:space="0" w:color="auto"/>
                      </w:divBdr>
                      <w:divsChild>
                        <w:div w:id="737021480">
                          <w:marLeft w:val="0"/>
                          <w:marRight w:val="0"/>
                          <w:marTop w:val="0"/>
                          <w:marBottom w:val="0"/>
                          <w:divBdr>
                            <w:top w:val="none" w:sz="0" w:space="0" w:color="auto"/>
                            <w:left w:val="none" w:sz="0" w:space="0" w:color="auto"/>
                            <w:bottom w:val="none" w:sz="0" w:space="0" w:color="auto"/>
                            <w:right w:val="none" w:sz="0" w:space="0" w:color="auto"/>
                          </w:divBdr>
                          <w:divsChild>
                            <w:div w:id="175269686">
                              <w:marLeft w:val="0"/>
                              <w:marRight w:val="-15"/>
                              <w:marTop w:val="0"/>
                              <w:marBottom w:val="0"/>
                              <w:divBdr>
                                <w:top w:val="none" w:sz="0" w:space="0" w:color="auto"/>
                                <w:left w:val="none" w:sz="0" w:space="0" w:color="auto"/>
                                <w:bottom w:val="none" w:sz="0" w:space="0" w:color="auto"/>
                                <w:right w:val="none" w:sz="0" w:space="0" w:color="auto"/>
                              </w:divBdr>
                              <w:divsChild>
                                <w:div w:id="348725961">
                                  <w:marLeft w:val="0"/>
                                  <w:marRight w:val="0"/>
                                  <w:marTop w:val="0"/>
                                  <w:marBottom w:val="0"/>
                                  <w:divBdr>
                                    <w:top w:val="none" w:sz="0" w:space="0" w:color="auto"/>
                                    <w:left w:val="none" w:sz="0" w:space="0" w:color="auto"/>
                                    <w:bottom w:val="none" w:sz="0" w:space="0" w:color="auto"/>
                                    <w:right w:val="none" w:sz="0" w:space="0" w:color="auto"/>
                                  </w:divBdr>
                                  <w:divsChild>
                                    <w:div w:id="1361006381">
                                      <w:marLeft w:val="0"/>
                                      <w:marRight w:val="0"/>
                                      <w:marTop w:val="0"/>
                                      <w:marBottom w:val="0"/>
                                      <w:divBdr>
                                        <w:top w:val="none" w:sz="0" w:space="0" w:color="auto"/>
                                        <w:left w:val="none" w:sz="0" w:space="0" w:color="auto"/>
                                        <w:bottom w:val="none" w:sz="0" w:space="0" w:color="auto"/>
                                        <w:right w:val="none" w:sz="0" w:space="0" w:color="auto"/>
                                      </w:divBdr>
                                      <w:divsChild>
                                        <w:div w:id="732971628">
                                          <w:marLeft w:val="0"/>
                                          <w:marRight w:val="0"/>
                                          <w:marTop w:val="0"/>
                                          <w:marBottom w:val="0"/>
                                          <w:divBdr>
                                            <w:top w:val="none" w:sz="0" w:space="0" w:color="auto"/>
                                            <w:left w:val="none" w:sz="0" w:space="0" w:color="auto"/>
                                            <w:bottom w:val="none" w:sz="0" w:space="0" w:color="auto"/>
                                            <w:right w:val="none" w:sz="0" w:space="0" w:color="auto"/>
                                          </w:divBdr>
                                        </w:div>
                                      </w:divsChild>
                                    </w:div>
                                    <w:div w:id="2081059361">
                                      <w:marLeft w:val="0"/>
                                      <w:marRight w:val="0"/>
                                      <w:marTop w:val="0"/>
                                      <w:marBottom w:val="0"/>
                                      <w:divBdr>
                                        <w:top w:val="none" w:sz="0" w:space="0" w:color="auto"/>
                                        <w:left w:val="none" w:sz="0" w:space="0" w:color="auto"/>
                                        <w:bottom w:val="none" w:sz="0" w:space="0" w:color="auto"/>
                                        <w:right w:val="none" w:sz="0" w:space="0" w:color="auto"/>
                                      </w:divBdr>
                                      <w:divsChild>
                                        <w:div w:id="690910793">
                                          <w:marLeft w:val="0"/>
                                          <w:marRight w:val="0"/>
                                          <w:marTop w:val="0"/>
                                          <w:marBottom w:val="0"/>
                                          <w:divBdr>
                                            <w:top w:val="none" w:sz="0" w:space="0" w:color="auto"/>
                                            <w:left w:val="none" w:sz="0" w:space="0" w:color="auto"/>
                                            <w:bottom w:val="none" w:sz="0" w:space="0" w:color="auto"/>
                                            <w:right w:val="none" w:sz="0" w:space="0" w:color="auto"/>
                                          </w:divBdr>
                                          <w:divsChild>
                                            <w:div w:id="1177621369">
                                              <w:marLeft w:val="0"/>
                                              <w:marRight w:val="0"/>
                                              <w:marTop w:val="0"/>
                                              <w:marBottom w:val="0"/>
                                              <w:divBdr>
                                                <w:top w:val="none" w:sz="0" w:space="0" w:color="auto"/>
                                                <w:left w:val="none" w:sz="0" w:space="0" w:color="auto"/>
                                                <w:bottom w:val="none" w:sz="0" w:space="0" w:color="auto"/>
                                                <w:right w:val="none" w:sz="0" w:space="0" w:color="auto"/>
                                              </w:divBdr>
                                            </w:div>
                                            <w:div w:id="14089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37077">
                              <w:marLeft w:val="0"/>
                              <w:marRight w:val="-15"/>
                              <w:marTop w:val="0"/>
                              <w:marBottom w:val="0"/>
                              <w:divBdr>
                                <w:top w:val="none" w:sz="0" w:space="0" w:color="auto"/>
                                <w:left w:val="none" w:sz="0" w:space="0" w:color="auto"/>
                                <w:bottom w:val="none" w:sz="0" w:space="0" w:color="auto"/>
                                <w:right w:val="none" w:sz="0" w:space="0" w:color="auto"/>
                              </w:divBdr>
                              <w:divsChild>
                                <w:div w:id="303853377">
                                  <w:marLeft w:val="0"/>
                                  <w:marRight w:val="0"/>
                                  <w:marTop w:val="0"/>
                                  <w:marBottom w:val="0"/>
                                  <w:divBdr>
                                    <w:top w:val="none" w:sz="0" w:space="0" w:color="auto"/>
                                    <w:left w:val="none" w:sz="0" w:space="0" w:color="auto"/>
                                    <w:bottom w:val="none" w:sz="0" w:space="0" w:color="auto"/>
                                    <w:right w:val="none" w:sz="0" w:space="0" w:color="auto"/>
                                  </w:divBdr>
                                </w:div>
                              </w:divsChild>
                            </w:div>
                            <w:div w:id="2053921286">
                              <w:marLeft w:val="0"/>
                              <w:marRight w:val="-15"/>
                              <w:marTop w:val="0"/>
                              <w:marBottom w:val="0"/>
                              <w:divBdr>
                                <w:top w:val="none" w:sz="0" w:space="0" w:color="auto"/>
                                <w:left w:val="none" w:sz="0" w:space="0" w:color="auto"/>
                                <w:bottom w:val="none" w:sz="0" w:space="0" w:color="auto"/>
                                <w:right w:val="none" w:sz="0" w:space="0" w:color="auto"/>
                              </w:divBdr>
                              <w:divsChild>
                                <w:div w:id="1746762457">
                                  <w:marLeft w:val="0"/>
                                  <w:marRight w:val="0"/>
                                  <w:marTop w:val="0"/>
                                  <w:marBottom w:val="0"/>
                                  <w:divBdr>
                                    <w:top w:val="none" w:sz="0" w:space="0" w:color="auto"/>
                                    <w:left w:val="none" w:sz="0" w:space="0" w:color="auto"/>
                                    <w:bottom w:val="none" w:sz="0" w:space="0" w:color="auto"/>
                                    <w:right w:val="none" w:sz="0" w:space="0" w:color="auto"/>
                                  </w:divBdr>
                                  <w:divsChild>
                                    <w:div w:id="815874419">
                                      <w:marLeft w:val="0"/>
                                      <w:marRight w:val="0"/>
                                      <w:marTop w:val="0"/>
                                      <w:marBottom w:val="0"/>
                                      <w:divBdr>
                                        <w:top w:val="none" w:sz="0" w:space="0" w:color="auto"/>
                                        <w:left w:val="none" w:sz="0" w:space="0" w:color="auto"/>
                                        <w:bottom w:val="none" w:sz="0" w:space="0" w:color="auto"/>
                                        <w:right w:val="none" w:sz="0" w:space="0" w:color="auto"/>
                                      </w:divBdr>
                                      <w:divsChild>
                                        <w:div w:id="337271235">
                                          <w:marLeft w:val="0"/>
                                          <w:marRight w:val="0"/>
                                          <w:marTop w:val="0"/>
                                          <w:marBottom w:val="0"/>
                                          <w:divBdr>
                                            <w:top w:val="none" w:sz="0" w:space="0" w:color="auto"/>
                                            <w:left w:val="none" w:sz="0" w:space="0" w:color="auto"/>
                                            <w:bottom w:val="none" w:sz="0" w:space="0" w:color="auto"/>
                                            <w:right w:val="none" w:sz="0" w:space="0" w:color="auto"/>
                                          </w:divBdr>
                                          <w:divsChild>
                                            <w:div w:id="929239218">
                                              <w:marLeft w:val="0"/>
                                              <w:marRight w:val="0"/>
                                              <w:marTop w:val="0"/>
                                              <w:marBottom w:val="0"/>
                                              <w:divBdr>
                                                <w:top w:val="none" w:sz="0" w:space="0" w:color="auto"/>
                                                <w:left w:val="none" w:sz="0" w:space="0" w:color="auto"/>
                                                <w:bottom w:val="none" w:sz="0" w:space="0" w:color="auto"/>
                                                <w:right w:val="none" w:sz="0" w:space="0" w:color="auto"/>
                                              </w:divBdr>
                                              <w:divsChild>
                                                <w:div w:id="777991813">
                                                  <w:marLeft w:val="0"/>
                                                  <w:marRight w:val="0"/>
                                                  <w:marTop w:val="0"/>
                                                  <w:marBottom w:val="0"/>
                                                  <w:divBdr>
                                                    <w:top w:val="none" w:sz="0" w:space="0" w:color="auto"/>
                                                    <w:left w:val="none" w:sz="0" w:space="0" w:color="auto"/>
                                                    <w:bottom w:val="none" w:sz="0" w:space="0" w:color="auto"/>
                                                    <w:right w:val="none" w:sz="0" w:space="0" w:color="auto"/>
                                                  </w:divBdr>
                                                  <w:divsChild>
                                                    <w:div w:id="978462977">
                                                      <w:marLeft w:val="0"/>
                                                      <w:marRight w:val="0"/>
                                                      <w:marTop w:val="0"/>
                                                      <w:marBottom w:val="0"/>
                                                      <w:divBdr>
                                                        <w:top w:val="none" w:sz="0" w:space="0" w:color="auto"/>
                                                        <w:left w:val="none" w:sz="0" w:space="0" w:color="auto"/>
                                                        <w:bottom w:val="none" w:sz="0" w:space="0" w:color="auto"/>
                                                        <w:right w:val="none" w:sz="0" w:space="0" w:color="auto"/>
                                                      </w:divBdr>
                                                      <w:divsChild>
                                                        <w:div w:id="9635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012551">
                                      <w:marLeft w:val="0"/>
                                      <w:marRight w:val="0"/>
                                      <w:marTop w:val="0"/>
                                      <w:marBottom w:val="0"/>
                                      <w:divBdr>
                                        <w:top w:val="none" w:sz="0" w:space="0" w:color="auto"/>
                                        <w:left w:val="none" w:sz="0" w:space="0" w:color="auto"/>
                                        <w:bottom w:val="none" w:sz="0" w:space="0" w:color="auto"/>
                                        <w:right w:val="none" w:sz="0" w:space="0" w:color="auto"/>
                                      </w:divBdr>
                                      <w:divsChild>
                                        <w:div w:id="1324431535">
                                          <w:marLeft w:val="0"/>
                                          <w:marRight w:val="0"/>
                                          <w:marTop w:val="0"/>
                                          <w:marBottom w:val="0"/>
                                          <w:divBdr>
                                            <w:top w:val="none" w:sz="0" w:space="0" w:color="auto"/>
                                            <w:left w:val="none" w:sz="0" w:space="0" w:color="auto"/>
                                            <w:bottom w:val="none" w:sz="0" w:space="0" w:color="auto"/>
                                            <w:right w:val="none" w:sz="0" w:space="0" w:color="auto"/>
                                          </w:divBdr>
                                          <w:divsChild>
                                            <w:div w:id="10008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3969">
                          <w:marLeft w:val="2640"/>
                          <w:marRight w:val="0"/>
                          <w:marTop w:val="0"/>
                          <w:marBottom w:val="0"/>
                          <w:divBdr>
                            <w:top w:val="none" w:sz="0" w:space="0" w:color="auto"/>
                            <w:left w:val="none" w:sz="0" w:space="0" w:color="auto"/>
                            <w:bottom w:val="none" w:sz="0" w:space="0" w:color="auto"/>
                            <w:right w:val="none" w:sz="0" w:space="0" w:color="auto"/>
                          </w:divBdr>
                          <w:divsChild>
                            <w:div w:id="641227392">
                              <w:marLeft w:val="0"/>
                              <w:marRight w:val="0"/>
                              <w:marTop w:val="0"/>
                              <w:marBottom w:val="0"/>
                              <w:divBdr>
                                <w:top w:val="none" w:sz="0" w:space="0" w:color="auto"/>
                                <w:left w:val="none" w:sz="0" w:space="0" w:color="auto"/>
                                <w:bottom w:val="none" w:sz="0" w:space="0" w:color="auto"/>
                                <w:right w:val="none" w:sz="0" w:space="0" w:color="auto"/>
                              </w:divBdr>
                              <w:divsChild>
                                <w:div w:id="107237426">
                                  <w:marLeft w:val="0"/>
                                  <w:marRight w:val="0"/>
                                  <w:marTop w:val="0"/>
                                  <w:marBottom w:val="0"/>
                                  <w:divBdr>
                                    <w:top w:val="none" w:sz="0" w:space="0" w:color="auto"/>
                                    <w:left w:val="none" w:sz="0" w:space="0" w:color="auto"/>
                                    <w:bottom w:val="none" w:sz="0" w:space="0" w:color="auto"/>
                                    <w:right w:val="none" w:sz="0" w:space="0" w:color="auto"/>
                                  </w:divBdr>
                                  <w:divsChild>
                                    <w:div w:id="118576433">
                                      <w:marLeft w:val="0"/>
                                      <w:marRight w:val="0"/>
                                      <w:marTop w:val="0"/>
                                      <w:marBottom w:val="0"/>
                                      <w:divBdr>
                                        <w:top w:val="none" w:sz="0" w:space="0" w:color="auto"/>
                                        <w:left w:val="none" w:sz="0" w:space="0" w:color="auto"/>
                                        <w:bottom w:val="none" w:sz="0" w:space="0" w:color="auto"/>
                                        <w:right w:val="none" w:sz="0" w:space="0" w:color="auto"/>
                                      </w:divBdr>
                                    </w:div>
                                  </w:divsChild>
                                </w:div>
                                <w:div w:id="1044984170">
                                  <w:marLeft w:val="0"/>
                                  <w:marRight w:val="0"/>
                                  <w:marTop w:val="0"/>
                                  <w:marBottom w:val="0"/>
                                  <w:divBdr>
                                    <w:top w:val="none" w:sz="0" w:space="0" w:color="auto"/>
                                    <w:left w:val="none" w:sz="0" w:space="0" w:color="auto"/>
                                    <w:bottom w:val="none" w:sz="0" w:space="0" w:color="auto"/>
                                    <w:right w:val="none" w:sz="0" w:space="0" w:color="auto"/>
                                  </w:divBdr>
                                </w:div>
                              </w:divsChild>
                            </w:div>
                            <w:div w:id="1412629293">
                              <w:marLeft w:val="0"/>
                              <w:marRight w:val="0"/>
                              <w:marTop w:val="0"/>
                              <w:marBottom w:val="0"/>
                              <w:divBdr>
                                <w:top w:val="single" w:sz="6" w:space="0" w:color="123682"/>
                                <w:left w:val="single" w:sz="6" w:space="0" w:color="294A8F"/>
                                <w:bottom w:val="single" w:sz="6" w:space="0" w:color="294A8F"/>
                                <w:right w:val="single" w:sz="6" w:space="0" w:color="294A8F"/>
                              </w:divBdr>
                              <w:divsChild>
                                <w:div w:id="677197530">
                                  <w:marLeft w:val="0"/>
                                  <w:marRight w:val="0"/>
                                  <w:marTop w:val="0"/>
                                  <w:marBottom w:val="0"/>
                                  <w:divBdr>
                                    <w:top w:val="none" w:sz="0" w:space="0" w:color="auto"/>
                                    <w:left w:val="none" w:sz="0" w:space="0" w:color="auto"/>
                                    <w:bottom w:val="none" w:sz="0" w:space="0" w:color="auto"/>
                                    <w:right w:val="none" w:sz="0" w:space="0" w:color="auto"/>
                                  </w:divBdr>
                                  <w:divsChild>
                                    <w:div w:id="5566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400575">
      <w:bodyDiv w:val="1"/>
      <w:marLeft w:val="0"/>
      <w:marRight w:val="0"/>
      <w:marTop w:val="0"/>
      <w:marBottom w:val="0"/>
      <w:divBdr>
        <w:top w:val="none" w:sz="0" w:space="0" w:color="auto"/>
        <w:left w:val="none" w:sz="0" w:space="0" w:color="auto"/>
        <w:bottom w:val="none" w:sz="0" w:space="0" w:color="auto"/>
        <w:right w:val="none" w:sz="0" w:space="0" w:color="auto"/>
      </w:divBdr>
    </w:div>
    <w:div w:id="1139030937">
      <w:bodyDiv w:val="1"/>
      <w:marLeft w:val="0"/>
      <w:marRight w:val="0"/>
      <w:marTop w:val="0"/>
      <w:marBottom w:val="0"/>
      <w:divBdr>
        <w:top w:val="none" w:sz="0" w:space="0" w:color="auto"/>
        <w:left w:val="none" w:sz="0" w:space="0" w:color="auto"/>
        <w:bottom w:val="none" w:sz="0" w:space="0" w:color="auto"/>
        <w:right w:val="none" w:sz="0" w:space="0" w:color="auto"/>
      </w:divBdr>
    </w:div>
    <w:div w:id="1140614462">
      <w:bodyDiv w:val="1"/>
      <w:marLeft w:val="0"/>
      <w:marRight w:val="0"/>
      <w:marTop w:val="0"/>
      <w:marBottom w:val="0"/>
      <w:divBdr>
        <w:top w:val="none" w:sz="0" w:space="0" w:color="auto"/>
        <w:left w:val="none" w:sz="0" w:space="0" w:color="auto"/>
        <w:bottom w:val="none" w:sz="0" w:space="0" w:color="auto"/>
        <w:right w:val="none" w:sz="0" w:space="0" w:color="auto"/>
      </w:divBdr>
    </w:div>
    <w:div w:id="1151866362">
      <w:bodyDiv w:val="1"/>
      <w:marLeft w:val="0"/>
      <w:marRight w:val="0"/>
      <w:marTop w:val="0"/>
      <w:marBottom w:val="0"/>
      <w:divBdr>
        <w:top w:val="none" w:sz="0" w:space="0" w:color="auto"/>
        <w:left w:val="none" w:sz="0" w:space="0" w:color="auto"/>
        <w:bottom w:val="none" w:sz="0" w:space="0" w:color="auto"/>
        <w:right w:val="none" w:sz="0" w:space="0" w:color="auto"/>
      </w:divBdr>
    </w:div>
    <w:div w:id="1197892417">
      <w:bodyDiv w:val="1"/>
      <w:marLeft w:val="0"/>
      <w:marRight w:val="0"/>
      <w:marTop w:val="0"/>
      <w:marBottom w:val="0"/>
      <w:divBdr>
        <w:top w:val="none" w:sz="0" w:space="0" w:color="auto"/>
        <w:left w:val="none" w:sz="0" w:space="0" w:color="auto"/>
        <w:bottom w:val="none" w:sz="0" w:space="0" w:color="auto"/>
        <w:right w:val="none" w:sz="0" w:space="0" w:color="auto"/>
      </w:divBdr>
    </w:div>
    <w:div w:id="1198010096">
      <w:bodyDiv w:val="1"/>
      <w:marLeft w:val="0"/>
      <w:marRight w:val="0"/>
      <w:marTop w:val="0"/>
      <w:marBottom w:val="0"/>
      <w:divBdr>
        <w:top w:val="none" w:sz="0" w:space="0" w:color="auto"/>
        <w:left w:val="none" w:sz="0" w:space="0" w:color="auto"/>
        <w:bottom w:val="none" w:sz="0" w:space="0" w:color="auto"/>
        <w:right w:val="none" w:sz="0" w:space="0" w:color="auto"/>
      </w:divBdr>
      <w:divsChild>
        <w:div w:id="481116029">
          <w:marLeft w:val="0"/>
          <w:marRight w:val="0"/>
          <w:marTop w:val="0"/>
          <w:marBottom w:val="0"/>
          <w:divBdr>
            <w:top w:val="none" w:sz="0" w:space="0" w:color="auto"/>
            <w:left w:val="none" w:sz="0" w:space="0" w:color="auto"/>
            <w:bottom w:val="none" w:sz="0" w:space="0" w:color="auto"/>
            <w:right w:val="none" w:sz="0" w:space="0" w:color="auto"/>
          </w:divBdr>
          <w:divsChild>
            <w:div w:id="606811735">
              <w:marLeft w:val="0"/>
              <w:marRight w:val="0"/>
              <w:marTop w:val="0"/>
              <w:marBottom w:val="0"/>
              <w:divBdr>
                <w:top w:val="none" w:sz="0" w:space="0" w:color="auto"/>
                <w:left w:val="none" w:sz="0" w:space="0" w:color="auto"/>
                <w:bottom w:val="none" w:sz="0" w:space="0" w:color="auto"/>
                <w:right w:val="none" w:sz="0" w:space="0" w:color="auto"/>
              </w:divBdr>
            </w:div>
            <w:div w:id="854615788">
              <w:marLeft w:val="0"/>
              <w:marRight w:val="0"/>
              <w:marTop w:val="0"/>
              <w:marBottom w:val="0"/>
              <w:divBdr>
                <w:top w:val="none" w:sz="0" w:space="0" w:color="auto"/>
                <w:left w:val="none" w:sz="0" w:space="0" w:color="auto"/>
                <w:bottom w:val="none" w:sz="0" w:space="0" w:color="auto"/>
                <w:right w:val="none" w:sz="0" w:space="0" w:color="auto"/>
              </w:divBdr>
            </w:div>
            <w:div w:id="880479092">
              <w:marLeft w:val="0"/>
              <w:marRight w:val="0"/>
              <w:marTop w:val="0"/>
              <w:marBottom w:val="0"/>
              <w:divBdr>
                <w:top w:val="none" w:sz="0" w:space="0" w:color="auto"/>
                <w:left w:val="none" w:sz="0" w:space="0" w:color="auto"/>
                <w:bottom w:val="none" w:sz="0" w:space="0" w:color="auto"/>
                <w:right w:val="none" w:sz="0" w:space="0" w:color="auto"/>
              </w:divBdr>
            </w:div>
            <w:div w:id="944310307">
              <w:marLeft w:val="0"/>
              <w:marRight w:val="0"/>
              <w:marTop w:val="0"/>
              <w:marBottom w:val="0"/>
              <w:divBdr>
                <w:top w:val="none" w:sz="0" w:space="0" w:color="auto"/>
                <w:left w:val="none" w:sz="0" w:space="0" w:color="auto"/>
                <w:bottom w:val="none" w:sz="0" w:space="0" w:color="auto"/>
                <w:right w:val="none" w:sz="0" w:space="0" w:color="auto"/>
              </w:divBdr>
            </w:div>
            <w:div w:id="963198480">
              <w:marLeft w:val="0"/>
              <w:marRight w:val="0"/>
              <w:marTop w:val="0"/>
              <w:marBottom w:val="0"/>
              <w:divBdr>
                <w:top w:val="none" w:sz="0" w:space="0" w:color="auto"/>
                <w:left w:val="none" w:sz="0" w:space="0" w:color="auto"/>
                <w:bottom w:val="none" w:sz="0" w:space="0" w:color="auto"/>
                <w:right w:val="none" w:sz="0" w:space="0" w:color="auto"/>
              </w:divBdr>
            </w:div>
            <w:div w:id="1443527260">
              <w:marLeft w:val="0"/>
              <w:marRight w:val="0"/>
              <w:marTop w:val="0"/>
              <w:marBottom w:val="0"/>
              <w:divBdr>
                <w:top w:val="none" w:sz="0" w:space="0" w:color="auto"/>
                <w:left w:val="none" w:sz="0" w:space="0" w:color="auto"/>
                <w:bottom w:val="none" w:sz="0" w:space="0" w:color="auto"/>
                <w:right w:val="none" w:sz="0" w:space="0" w:color="auto"/>
              </w:divBdr>
            </w:div>
            <w:div w:id="1455322979">
              <w:marLeft w:val="0"/>
              <w:marRight w:val="0"/>
              <w:marTop w:val="0"/>
              <w:marBottom w:val="0"/>
              <w:divBdr>
                <w:top w:val="none" w:sz="0" w:space="0" w:color="auto"/>
                <w:left w:val="none" w:sz="0" w:space="0" w:color="auto"/>
                <w:bottom w:val="none" w:sz="0" w:space="0" w:color="auto"/>
                <w:right w:val="none" w:sz="0" w:space="0" w:color="auto"/>
              </w:divBdr>
            </w:div>
            <w:div w:id="1502432599">
              <w:marLeft w:val="0"/>
              <w:marRight w:val="0"/>
              <w:marTop w:val="0"/>
              <w:marBottom w:val="0"/>
              <w:divBdr>
                <w:top w:val="none" w:sz="0" w:space="0" w:color="auto"/>
                <w:left w:val="none" w:sz="0" w:space="0" w:color="auto"/>
                <w:bottom w:val="none" w:sz="0" w:space="0" w:color="auto"/>
                <w:right w:val="none" w:sz="0" w:space="0" w:color="auto"/>
              </w:divBdr>
            </w:div>
            <w:div w:id="20313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37858499">
      <w:bodyDiv w:val="1"/>
      <w:marLeft w:val="0"/>
      <w:marRight w:val="0"/>
      <w:marTop w:val="0"/>
      <w:marBottom w:val="0"/>
      <w:divBdr>
        <w:top w:val="none" w:sz="0" w:space="0" w:color="auto"/>
        <w:left w:val="none" w:sz="0" w:space="0" w:color="auto"/>
        <w:bottom w:val="none" w:sz="0" w:space="0" w:color="auto"/>
        <w:right w:val="none" w:sz="0" w:space="0" w:color="auto"/>
      </w:divBdr>
    </w:div>
    <w:div w:id="1253010930">
      <w:bodyDiv w:val="1"/>
      <w:marLeft w:val="0"/>
      <w:marRight w:val="0"/>
      <w:marTop w:val="0"/>
      <w:marBottom w:val="0"/>
      <w:divBdr>
        <w:top w:val="none" w:sz="0" w:space="0" w:color="auto"/>
        <w:left w:val="none" w:sz="0" w:space="0" w:color="auto"/>
        <w:bottom w:val="none" w:sz="0" w:space="0" w:color="auto"/>
        <w:right w:val="none" w:sz="0" w:space="0" w:color="auto"/>
      </w:divBdr>
    </w:div>
    <w:div w:id="1257246404">
      <w:bodyDiv w:val="1"/>
      <w:marLeft w:val="0"/>
      <w:marRight w:val="0"/>
      <w:marTop w:val="0"/>
      <w:marBottom w:val="0"/>
      <w:divBdr>
        <w:top w:val="none" w:sz="0" w:space="0" w:color="auto"/>
        <w:left w:val="none" w:sz="0" w:space="0" w:color="auto"/>
        <w:bottom w:val="none" w:sz="0" w:space="0" w:color="auto"/>
        <w:right w:val="none" w:sz="0" w:space="0" w:color="auto"/>
      </w:divBdr>
      <w:divsChild>
        <w:div w:id="443503717">
          <w:marLeft w:val="0"/>
          <w:marRight w:val="0"/>
          <w:marTop w:val="0"/>
          <w:marBottom w:val="0"/>
          <w:divBdr>
            <w:top w:val="none" w:sz="0" w:space="0" w:color="auto"/>
            <w:left w:val="none" w:sz="0" w:space="0" w:color="auto"/>
            <w:bottom w:val="none" w:sz="0" w:space="0" w:color="auto"/>
            <w:right w:val="none" w:sz="0" w:space="0" w:color="auto"/>
          </w:divBdr>
        </w:div>
      </w:divsChild>
    </w:div>
    <w:div w:id="1259825834">
      <w:bodyDiv w:val="1"/>
      <w:marLeft w:val="0"/>
      <w:marRight w:val="0"/>
      <w:marTop w:val="0"/>
      <w:marBottom w:val="0"/>
      <w:divBdr>
        <w:top w:val="none" w:sz="0" w:space="0" w:color="auto"/>
        <w:left w:val="none" w:sz="0" w:space="0" w:color="auto"/>
        <w:bottom w:val="none" w:sz="0" w:space="0" w:color="auto"/>
        <w:right w:val="none" w:sz="0" w:space="0" w:color="auto"/>
      </w:divBdr>
      <w:divsChild>
        <w:div w:id="237446376">
          <w:marLeft w:val="1267"/>
          <w:marRight w:val="0"/>
          <w:marTop w:val="86"/>
          <w:marBottom w:val="0"/>
          <w:divBdr>
            <w:top w:val="none" w:sz="0" w:space="0" w:color="auto"/>
            <w:left w:val="none" w:sz="0" w:space="0" w:color="auto"/>
            <w:bottom w:val="none" w:sz="0" w:space="0" w:color="auto"/>
            <w:right w:val="none" w:sz="0" w:space="0" w:color="auto"/>
          </w:divBdr>
        </w:div>
        <w:div w:id="1267420507">
          <w:marLeft w:val="1267"/>
          <w:marRight w:val="0"/>
          <w:marTop w:val="86"/>
          <w:marBottom w:val="0"/>
          <w:divBdr>
            <w:top w:val="none" w:sz="0" w:space="0" w:color="auto"/>
            <w:left w:val="none" w:sz="0" w:space="0" w:color="auto"/>
            <w:bottom w:val="none" w:sz="0" w:space="0" w:color="auto"/>
            <w:right w:val="none" w:sz="0" w:space="0" w:color="auto"/>
          </w:divBdr>
        </w:div>
        <w:div w:id="1595702533">
          <w:marLeft w:val="1267"/>
          <w:marRight w:val="0"/>
          <w:marTop w:val="86"/>
          <w:marBottom w:val="0"/>
          <w:divBdr>
            <w:top w:val="none" w:sz="0" w:space="0" w:color="auto"/>
            <w:left w:val="none" w:sz="0" w:space="0" w:color="auto"/>
            <w:bottom w:val="none" w:sz="0" w:space="0" w:color="auto"/>
            <w:right w:val="none" w:sz="0" w:space="0" w:color="auto"/>
          </w:divBdr>
        </w:div>
      </w:divsChild>
    </w:div>
    <w:div w:id="1281885037">
      <w:bodyDiv w:val="1"/>
      <w:marLeft w:val="0"/>
      <w:marRight w:val="0"/>
      <w:marTop w:val="0"/>
      <w:marBottom w:val="0"/>
      <w:divBdr>
        <w:top w:val="none" w:sz="0" w:space="0" w:color="auto"/>
        <w:left w:val="none" w:sz="0" w:space="0" w:color="auto"/>
        <w:bottom w:val="none" w:sz="0" w:space="0" w:color="auto"/>
        <w:right w:val="none" w:sz="0" w:space="0" w:color="auto"/>
      </w:divBdr>
    </w:div>
    <w:div w:id="1282612364">
      <w:bodyDiv w:val="1"/>
      <w:marLeft w:val="0"/>
      <w:marRight w:val="0"/>
      <w:marTop w:val="0"/>
      <w:marBottom w:val="0"/>
      <w:divBdr>
        <w:top w:val="none" w:sz="0" w:space="0" w:color="auto"/>
        <w:left w:val="none" w:sz="0" w:space="0" w:color="auto"/>
        <w:bottom w:val="none" w:sz="0" w:space="0" w:color="auto"/>
        <w:right w:val="none" w:sz="0" w:space="0" w:color="auto"/>
      </w:divBdr>
    </w:div>
    <w:div w:id="1286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5386570">
          <w:marLeft w:val="0"/>
          <w:marRight w:val="0"/>
          <w:marTop w:val="0"/>
          <w:marBottom w:val="0"/>
          <w:divBdr>
            <w:top w:val="none" w:sz="0" w:space="0" w:color="auto"/>
            <w:left w:val="none" w:sz="0" w:space="0" w:color="auto"/>
            <w:bottom w:val="none" w:sz="0" w:space="0" w:color="auto"/>
            <w:right w:val="none" w:sz="0" w:space="0" w:color="auto"/>
          </w:divBdr>
          <w:divsChild>
            <w:div w:id="4614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0015">
      <w:bodyDiv w:val="1"/>
      <w:marLeft w:val="0"/>
      <w:marRight w:val="0"/>
      <w:marTop w:val="0"/>
      <w:marBottom w:val="0"/>
      <w:divBdr>
        <w:top w:val="none" w:sz="0" w:space="0" w:color="auto"/>
        <w:left w:val="none" w:sz="0" w:space="0" w:color="auto"/>
        <w:bottom w:val="none" w:sz="0" w:space="0" w:color="auto"/>
        <w:right w:val="none" w:sz="0" w:space="0" w:color="auto"/>
      </w:divBdr>
    </w:div>
    <w:div w:id="1300722354">
      <w:bodyDiv w:val="1"/>
      <w:marLeft w:val="0"/>
      <w:marRight w:val="0"/>
      <w:marTop w:val="0"/>
      <w:marBottom w:val="0"/>
      <w:divBdr>
        <w:top w:val="none" w:sz="0" w:space="0" w:color="auto"/>
        <w:left w:val="none" w:sz="0" w:space="0" w:color="auto"/>
        <w:bottom w:val="none" w:sz="0" w:space="0" w:color="auto"/>
        <w:right w:val="none" w:sz="0" w:space="0" w:color="auto"/>
      </w:divBdr>
    </w:div>
    <w:div w:id="1300920477">
      <w:bodyDiv w:val="1"/>
      <w:marLeft w:val="0"/>
      <w:marRight w:val="0"/>
      <w:marTop w:val="0"/>
      <w:marBottom w:val="0"/>
      <w:divBdr>
        <w:top w:val="none" w:sz="0" w:space="0" w:color="auto"/>
        <w:left w:val="none" w:sz="0" w:space="0" w:color="auto"/>
        <w:bottom w:val="none" w:sz="0" w:space="0" w:color="auto"/>
        <w:right w:val="none" w:sz="0" w:space="0" w:color="auto"/>
      </w:divBdr>
    </w:div>
    <w:div w:id="1315719662">
      <w:bodyDiv w:val="1"/>
      <w:marLeft w:val="0"/>
      <w:marRight w:val="0"/>
      <w:marTop w:val="0"/>
      <w:marBottom w:val="0"/>
      <w:divBdr>
        <w:top w:val="none" w:sz="0" w:space="0" w:color="auto"/>
        <w:left w:val="none" w:sz="0" w:space="0" w:color="auto"/>
        <w:bottom w:val="none" w:sz="0" w:space="0" w:color="auto"/>
        <w:right w:val="none" w:sz="0" w:space="0" w:color="auto"/>
      </w:divBdr>
    </w:div>
    <w:div w:id="1339187280">
      <w:bodyDiv w:val="1"/>
      <w:marLeft w:val="0"/>
      <w:marRight w:val="0"/>
      <w:marTop w:val="0"/>
      <w:marBottom w:val="0"/>
      <w:divBdr>
        <w:top w:val="none" w:sz="0" w:space="0" w:color="auto"/>
        <w:left w:val="none" w:sz="0" w:space="0" w:color="auto"/>
        <w:bottom w:val="none" w:sz="0" w:space="0" w:color="auto"/>
        <w:right w:val="none" w:sz="0" w:space="0" w:color="auto"/>
      </w:divBdr>
      <w:divsChild>
        <w:div w:id="914899000">
          <w:marLeft w:val="835"/>
          <w:marRight w:val="0"/>
          <w:marTop w:val="0"/>
          <w:marBottom w:val="120"/>
          <w:divBdr>
            <w:top w:val="none" w:sz="0" w:space="0" w:color="auto"/>
            <w:left w:val="none" w:sz="0" w:space="0" w:color="auto"/>
            <w:bottom w:val="none" w:sz="0" w:space="0" w:color="auto"/>
            <w:right w:val="none" w:sz="0" w:space="0" w:color="auto"/>
          </w:divBdr>
        </w:div>
      </w:divsChild>
    </w:div>
    <w:div w:id="1364405742">
      <w:bodyDiv w:val="1"/>
      <w:marLeft w:val="0"/>
      <w:marRight w:val="0"/>
      <w:marTop w:val="0"/>
      <w:marBottom w:val="0"/>
      <w:divBdr>
        <w:top w:val="none" w:sz="0" w:space="0" w:color="auto"/>
        <w:left w:val="none" w:sz="0" w:space="0" w:color="auto"/>
        <w:bottom w:val="none" w:sz="0" w:space="0" w:color="auto"/>
        <w:right w:val="none" w:sz="0" w:space="0" w:color="auto"/>
      </w:divBdr>
    </w:div>
    <w:div w:id="1378629907">
      <w:bodyDiv w:val="1"/>
      <w:marLeft w:val="0"/>
      <w:marRight w:val="0"/>
      <w:marTop w:val="0"/>
      <w:marBottom w:val="0"/>
      <w:divBdr>
        <w:top w:val="none" w:sz="0" w:space="0" w:color="auto"/>
        <w:left w:val="none" w:sz="0" w:space="0" w:color="auto"/>
        <w:bottom w:val="none" w:sz="0" w:space="0" w:color="auto"/>
        <w:right w:val="none" w:sz="0" w:space="0" w:color="auto"/>
      </w:divBdr>
    </w:div>
    <w:div w:id="1383822607">
      <w:bodyDiv w:val="1"/>
      <w:marLeft w:val="335"/>
      <w:marRight w:val="335"/>
      <w:marTop w:val="0"/>
      <w:marBottom w:val="0"/>
      <w:divBdr>
        <w:top w:val="none" w:sz="0" w:space="0" w:color="auto"/>
        <w:left w:val="none" w:sz="0" w:space="0" w:color="auto"/>
        <w:bottom w:val="none" w:sz="0" w:space="0" w:color="auto"/>
        <w:right w:val="none" w:sz="0" w:space="0" w:color="auto"/>
      </w:divBdr>
    </w:div>
    <w:div w:id="1386249121">
      <w:bodyDiv w:val="1"/>
      <w:marLeft w:val="0"/>
      <w:marRight w:val="0"/>
      <w:marTop w:val="0"/>
      <w:marBottom w:val="0"/>
      <w:divBdr>
        <w:top w:val="none" w:sz="0" w:space="0" w:color="auto"/>
        <w:left w:val="none" w:sz="0" w:space="0" w:color="auto"/>
        <w:bottom w:val="none" w:sz="0" w:space="0" w:color="auto"/>
        <w:right w:val="none" w:sz="0" w:space="0" w:color="auto"/>
      </w:divBdr>
    </w:div>
    <w:div w:id="1388644013">
      <w:bodyDiv w:val="1"/>
      <w:marLeft w:val="0"/>
      <w:marRight w:val="0"/>
      <w:marTop w:val="0"/>
      <w:marBottom w:val="0"/>
      <w:divBdr>
        <w:top w:val="none" w:sz="0" w:space="0" w:color="auto"/>
        <w:left w:val="none" w:sz="0" w:space="0" w:color="auto"/>
        <w:bottom w:val="none" w:sz="0" w:space="0" w:color="auto"/>
        <w:right w:val="none" w:sz="0" w:space="0" w:color="auto"/>
      </w:divBdr>
    </w:div>
    <w:div w:id="1399090870">
      <w:bodyDiv w:val="1"/>
      <w:marLeft w:val="0"/>
      <w:marRight w:val="0"/>
      <w:marTop w:val="0"/>
      <w:marBottom w:val="0"/>
      <w:divBdr>
        <w:top w:val="none" w:sz="0" w:space="0" w:color="auto"/>
        <w:left w:val="none" w:sz="0" w:space="0" w:color="auto"/>
        <w:bottom w:val="none" w:sz="0" w:space="0" w:color="auto"/>
        <w:right w:val="none" w:sz="0" w:space="0" w:color="auto"/>
      </w:divBdr>
      <w:divsChild>
        <w:div w:id="1655838471">
          <w:marLeft w:val="634"/>
          <w:marRight w:val="0"/>
          <w:marTop w:val="0"/>
          <w:marBottom w:val="0"/>
          <w:divBdr>
            <w:top w:val="none" w:sz="0" w:space="0" w:color="auto"/>
            <w:left w:val="none" w:sz="0" w:space="0" w:color="auto"/>
            <w:bottom w:val="none" w:sz="0" w:space="0" w:color="auto"/>
            <w:right w:val="none" w:sz="0" w:space="0" w:color="auto"/>
          </w:divBdr>
        </w:div>
        <w:div w:id="985203183">
          <w:marLeft w:val="634"/>
          <w:marRight w:val="0"/>
          <w:marTop w:val="0"/>
          <w:marBottom w:val="0"/>
          <w:divBdr>
            <w:top w:val="none" w:sz="0" w:space="0" w:color="auto"/>
            <w:left w:val="none" w:sz="0" w:space="0" w:color="auto"/>
            <w:bottom w:val="none" w:sz="0" w:space="0" w:color="auto"/>
            <w:right w:val="none" w:sz="0" w:space="0" w:color="auto"/>
          </w:divBdr>
        </w:div>
        <w:div w:id="30615784">
          <w:marLeft w:val="634"/>
          <w:marRight w:val="0"/>
          <w:marTop w:val="0"/>
          <w:marBottom w:val="0"/>
          <w:divBdr>
            <w:top w:val="none" w:sz="0" w:space="0" w:color="auto"/>
            <w:left w:val="none" w:sz="0" w:space="0" w:color="auto"/>
            <w:bottom w:val="none" w:sz="0" w:space="0" w:color="auto"/>
            <w:right w:val="none" w:sz="0" w:space="0" w:color="auto"/>
          </w:divBdr>
        </w:div>
        <w:div w:id="968975226">
          <w:marLeft w:val="634"/>
          <w:marRight w:val="0"/>
          <w:marTop w:val="0"/>
          <w:marBottom w:val="0"/>
          <w:divBdr>
            <w:top w:val="none" w:sz="0" w:space="0" w:color="auto"/>
            <w:left w:val="none" w:sz="0" w:space="0" w:color="auto"/>
            <w:bottom w:val="none" w:sz="0" w:space="0" w:color="auto"/>
            <w:right w:val="none" w:sz="0" w:space="0" w:color="auto"/>
          </w:divBdr>
        </w:div>
      </w:divsChild>
    </w:div>
    <w:div w:id="1400444780">
      <w:bodyDiv w:val="1"/>
      <w:marLeft w:val="0"/>
      <w:marRight w:val="0"/>
      <w:marTop w:val="0"/>
      <w:marBottom w:val="0"/>
      <w:divBdr>
        <w:top w:val="none" w:sz="0" w:space="0" w:color="auto"/>
        <w:left w:val="none" w:sz="0" w:space="0" w:color="auto"/>
        <w:bottom w:val="none" w:sz="0" w:space="0" w:color="auto"/>
        <w:right w:val="none" w:sz="0" w:space="0" w:color="auto"/>
      </w:divBdr>
    </w:div>
    <w:div w:id="1401755194">
      <w:bodyDiv w:val="1"/>
      <w:marLeft w:val="0"/>
      <w:marRight w:val="0"/>
      <w:marTop w:val="0"/>
      <w:marBottom w:val="0"/>
      <w:divBdr>
        <w:top w:val="none" w:sz="0" w:space="0" w:color="auto"/>
        <w:left w:val="none" w:sz="0" w:space="0" w:color="auto"/>
        <w:bottom w:val="none" w:sz="0" w:space="0" w:color="auto"/>
        <w:right w:val="none" w:sz="0" w:space="0" w:color="auto"/>
      </w:divBdr>
    </w:div>
    <w:div w:id="1425688555">
      <w:bodyDiv w:val="1"/>
      <w:marLeft w:val="0"/>
      <w:marRight w:val="0"/>
      <w:marTop w:val="0"/>
      <w:marBottom w:val="0"/>
      <w:divBdr>
        <w:top w:val="none" w:sz="0" w:space="0" w:color="auto"/>
        <w:left w:val="none" w:sz="0" w:space="0" w:color="auto"/>
        <w:bottom w:val="none" w:sz="0" w:space="0" w:color="auto"/>
        <w:right w:val="none" w:sz="0" w:space="0" w:color="auto"/>
      </w:divBdr>
      <w:divsChild>
        <w:div w:id="1970043424">
          <w:marLeft w:val="0"/>
          <w:marRight w:val="0"/>
          <w:marTop w:val="0"/>
          <w:marBottom w:val="0"/>
          <w:divBdr>
            <w:top w:val="none" w:sz="0" w:space="0" w:color="auto"/>
            <w:left w:val="none" w:sz="0" w:space="0" w:color="auto"/>
            <w:bottom w:val="none" w:sz="0" w:space="0" w:color="auto"/>
            <w:right w:val="none" w:sz="0" w:space="0" w:color="auto"/>
          </w:divBdr>
          <w:divsChild>
            <w:div w:id="1486042869">
              <w:marLeft w:val="0"/>
              <w:marRight w:val="0"/>
              <w:marTop w:val="0"/>
              <w:marBottom w:val="0"/>
              <w:divBdr>
                <w:top w:val="none" w:sz="0" w:space="0" w:color="auto"/>
                <w:left w:val="none" w:sz="0" w:space="0" w:color="auto"/>
                <w:bottom w:val="none" w:sz="0" w:space="0" w:color="auto"/>
                <w:right w:val="none" w:sz="0" w:space="0" w:color="auto"/>
              </w:divBdr>
              <w:divsChild>
                <w:div w:id="264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0348">
      <w:bodyDiv w:val="1"/>
      <w:marLeft w:val="0"/>
      <w:marRight w:val="0"/>
      <w:marTop w:val="0"/>
      <w:marBottom w:val="0"/>
      <w:divBdr>
        <w:top w:val="none" w:sz="0" w:space="0" w:color="auto"/>
        <w:left w:val="none" w:sz="0" w:space="0" w:color="auto"/>
        <w:bottom w:val="none" w:sz="0" w:space="0" w:color="auto"/>
        <w:right w:val="none" w:sz="0" w:space="0" w:color="auto"/>
      </w:divBdr>
      <w:divsChild>
        <w:div w:id="168831370">
          <w:marLeft w:val="0"/>
          <w:marRight w:val="0"/>
          <w:marTop w:val="0"/>
          <w:marBottom w:val="0"/>
          <w:divBdr>
            <w:top w:val="none" w:sz="0" w:space="0" w:color="auto"/>
            <w:left w:val="none" w:sz="0" w:space="0" w:color="auto"/>
            <w:bottom w:val="none" w:sz="0" w:space="0" w:color="auto"/>
            <w:right w:val="none" w:sz="0" w:space="0" w:color="auto"/>
          </w:divBdr>
        </w:div>
        <w:div w:id="246118180">
          <w:marLeft w:val="0"/>
          <w:marRight w:val="0"/>
          <w:marTop w:val="0"/>
          <w:marBottom w:val="0"/>
          <w:divBdr>
            <w:top w:val="none" w:sz="0" w:space="0" w:color="auto"/>
            <w:left w:val="none" w:sz="0" w:space="0" w:color="auto"/>
            <w:bottom w:val="none" w:sz="0" w:space="0" w:color="auto"/>
            <w:right w:val="none" w:sz="0" w:space="0" w:color="auto"/>
          </w:divBdr>
        </w:div>
        <w:div w:id="276179080">
          <w:marLeft w:val="0"/>
          <w:marRight w:val="0"/>
          <w:marTop w:val="0"/>
          <w:marBottom w:val="0"/>
          <w:divBdr>
            <w:top w:val="none" w:sz="0" w:space="0" w:color="auto"/>
            <w:left w:val="none" w:sz="0" w:space="0" w:color="auto"/>
            <w:bottom w:val="none" w:sz="0" w:space="0" w:color="auto"/>
            <w:right w:val="none" w:sz="0" w:space="0" w:color="auto"/>
          </w:divBdr>
        </w:div>
        <w:div w:id="509759947">
          <w:marLeft w:val="0"/>
          <w:marRight w:val="0"/>
          <w:marTop w:val="0"/>
          <w:marBottom w:val="0"/>
          <w:divBdr>
            <w:top w:val="none" w:sz="0" w:space="0" w:color="auto"/>
            <w:left w:val="none" w:sz="0" w:space="0" w:color="auto"/>
            <w:bottom w:val="none" w:sz="0" w:space="0" w:color="auto"/>
            <w:right w:val="none" w:sz="0" w:space="0" w:color="auto"/>
          </w:divBdr>
        </w:div>
        <w:div w:id="525169607">
          <w:marLeft w:val="0"/>
          <w:marRight w:val="0"/>
          <w:marTop w:val="0"/>
          <w:marBottom w:val="0"/>
          <w:divBdr>
            <w:top w:val="none" w:sz="0" w:space="0" w:color="auto"/>
            <w:left w:val="none" w:sz="0" w:space="0" w:color="auto"/>
            <w:bottom w:val="none" w:sz="0" w:space="0" w:color="auto"/>
            <w:right w:val="none" w:sz="0" w:space="0" w:color="auto"/>
          </w:divBdr>
        </w:div>
        <w:div w:id="551190183">
          <w:marLeft w:val="0"/>
          <w:marRight w:val="0"/>
          <w:marTop w:val="0"/>
          <w:marBottom w:val="0"/>
          <w:divBdr>
            <w:top w:val="none" w:sz="0" w:space="0" w:color="auto"/>
            <w:left w:val="none" w:sz="0" w:space="0" w:color="auto"/>
            <w:bottom w:val="none" w:sz="0" w:space="0" w:color="auto"/>
            <w:right w:val="none" w:sz="0" w:space="0" w:color="auto"/>
          </w:divBdr>
        </w:div>
        <w:div w:id="657151901">
          <w:marLeft w:val="0"/>
          <w:marRight w:val="0"/>
          <w:marTop w:val="0"/>
          <w:marBottom w:val="0"/>
          <w:divBdr>
            <w:top w:val="none" w:sz="0" w:space="0" w:color="auto"/>
            <w:left w:val="none" w:sz="0" w:space="0" w:color="auto"/>
            <w:bottom w:val="none" w:sz="0" w:space="0" w:color="auto"/>
            <w:right w:val="none" w:sz="0" w:space="0" w:color="auto"/>
          </w:divBdr>
        </w:div>
        <w:div w:id="673193457">
          <w:marLeft w:val="0"/>
          <w:marRight w:val="0"/>
          <w:marTop w:val="0"/>
          <w:marBottom w:val="0"/>
          <w:divBdr>
            <w:top w:val="none" w:sz="0" w:space="0" w:color="auto"/>
            <w:left w:val="none" w:sz="0" w:space="0" w:color="auto"/>
            <w:bottom w:val="none" w:sz="0" w:space="0" w:color="auto"/>
            <w:right w:val="none" w:sz="0" w:space="0" w:color="auto"/>
          </w:divBdr>
        </w:div>
        <w:div w:id="754210364">
          <w:marLeft w:val="0"/>
          <w:marRight w:val="0"/>
          <w:marTop w:val="0"/>
          <w:marBottom w:val="0"/>
          <w:divBdr>
            <w:top w:val="none" w:sz="0" w:space="0" w:color="auto"/>
            <w:left w:val="none" w:sz="0" w:space="0" w:color="auto"/>
            <w:bottom w:val="none" w:sz="0" w:space="0" w:color="auto"/>
            <w:right w:val="none" w:sz="0" w:space="0" w:color="auto"/>
          </w:divBdr>
        </w:div>
        <w:div w:id="762842649">
          <w:marLeft w:val="0"/>
          <w:marRight w:val="0"/>
          <w:marTop w:val="0"/>
          <w:marBottom w:val="0"/>
          <w:divBdr>
            <w:top w:val="none" w:sz="0" w:space="0" w:color="auto"/>
            <w:left w:val="none" w:sz="0" w:space="0" w:color="auto"/>
            <w:bottom w:val="none" w:sz="0" w:space="0" w:color="auto"/>
            <w:right w:val="none" w:sz="0" w:space="0" w:color="auto"/>
          </w:divBdr>
        </w:div>
        <w:div w:id="776604401">
          <w:marLeft w:val="0"/>
          <w:marRight w:val="0"/>
          <w:marTop w:val="0"/>
          <w:marBottom w:val="0"/>
          <w:divBdr>
            <w:top w:val="none" w:sz="0" w:space="0" w:color="auto"/>
            <w:left w:val="none" w:sz="0" w:space="0" w:color="auto"/>
            <w:bottom w:val="none" w:sz="0" w:space="0" w:color="auto"/>
            <w:right w:val="none" w:sz="0" w:space="0" w:color="auto"/>
          </w:divBdr>
        </w:div>
        <w:div w:id="886062222">
          <w:marLeft w:val="0"/>
          <w:marRight w:val="0"/>
          <w:marTop w:val="0"/>
          <w:marBottom w:val="0"/>
          <w:divBdr>
            <w:top w:val="none" w:sz="0" w:space="0" w:color="auto"/>
            <w:left w:val="none" w:sz="0" w:space="0" w:color="auto"/>
            <w:bottom w:val="none" w:sz="0" w:space="0" w:color="auto"/>
            <w:right w:val="none" w:sz="0" w:space="0" w:color="auto"/>
          </w:divBdr>
        </w:div>
        <w:div w:id="1063026636">
          <w:marLeft w:val="0"/>
          <w:marRight w:val="0"/>
          <w:marTop w:val="0"/>
          <w:marBottom w:val="0"/>
          <w:divBdr>
            <w:top w:val="none" w:sz="0" w:space="0" w:color="auto"/>
            <w:left w:val="none" w:sz="0" w:space="0" w:color="auto"/>
            <w:bottom w:val="none" w:sz="0" w:space="0" w:color="auto"/>
            <w:right w:val="none" w:sz="0" w:space="0" w:color="auto"/>
          </w:divBdr>
        </w:div>
        <w:div w:id="1193880766">
          <w:marLeft w:val="0"/>
          <w:marRight w:val="0"/>
          <w:marTop w:val="0"/>
          <w:marBottom w:val="0"/>
          <w:divBdr>
            <w:top w:val="none" w:sz="0" w:space="0" w:color="auto"/>
            <w:left w:val="none" w:sz="0" w:space="0" w:color="auto"/>
            <w:bottom w:val="none" w:sz="0" w:space="0" w:color="auto"/>
            <w:right w:val="none" w:sz="0" w:space="0" w:color="auto"/>
          </w:divBdr>
        </w:div>
        <w:div w:id="1200700584">
          <w:marLeft w:val="0"/>
          <w:marRight w:val="0"/>
          <w:marTop w:val="0"/>
          <w:marBottom w:val="0"/>
          <w:divBdr>
            <w:top w:val="none" w:sz="0" w:space="0" w:color="auto"/>
            <w:left w:val="none" w:sz="0" w:space="0" w:color="auto"/>
            <w:bottom w:val="none" w:sz="0" w:space="0" w:color="auto"/>
            <w:right w:val="none" w:sz="0" w:space="0" w:color="auto"/>
          </w:divBdr>
        </w:div>
        <w:div w:id="1407848776">
          <w:marLeft w:val="0"/>
          <w:marRight w:val="0"/>
          <w:marTop w:val="0"/>
          <w:marBottom w:val="0"/>
          <w:divBdr>
            <w:top w:val="none" w:sz="0" w:space="0" w:color="auto"/>
            <w:left w:val="none" w:sz="0" w:space="0" w:color="auto"/>
            <w:bottom w:val="none" w:sz="0" w:space="0" w:color="auto"/>
            <w:right w:val="none" w:sz="0" w:space="0" w:color="auto"/>
          </w:divBdr>
        </w:div>
        <w:div w:id="1480462964">
          <w:marLeft w:val="0"/>
          <w:marRight w:val="0"/>
          <w:marTop w:val="0"/>
          <w:marBottom w:val="0"/>
          <w:divBdr>
            <w:top w:val="none" w:sz="0" w:space="0" w:color="auto"/>
            <w:left w:val="none" w:sz="0" w:space="0" w:color="auto"/>
            <w:bottom w:val="none" w:sz="0" w:space="0" w:color="auto"/>
            <w:right w:val="none" w:sz="0" w:space="0" w:color="auto"/>
          </w:divBdr>
        </w:div>
        <w:div w:id="1627396091">
          <w:marLeft w:val="0"/>
          <w:marRight w:val="0"/>
          <w:marTop w:val="0"/>
          <w:marBottom w:val="0"/>
          <w:divBdr>
            <w:top w:val="none" w:sz="0" w:space="0" w:color="auto"/>
            <w:left w:val="none" w:sz="0" w:space="0" w:color="auto"/>
            <w:bottom w:val="none" w:sz="0" w:space="0" w:color="auto"/>
            <w:right w:val="none" w:sz="0" w:space="0" w:color="auto"/>
          </w:divBdr>
        </w:div>
        <w:div w:id="1640263806">
          <w:marLeft w:val="0"/>
          <w:marRight w:val="0"/>
          <w:marTop w:val="0"/>
          <w:marBottom w:val="0"/>
          <w:divBdr>
            <w:top w:val="none" w:sz="0" w:space="0" w:color="auto"/>
            <w:left w:val="none" w:sz="0" w:space="0" w:color="auto"/>
            <w:bottom w:val="none" w:sz="0" w:space="0" w:color="auto"/>
            <w:right w:val="none" w:sz="0" w:space="0" w:color="auto"/>
          </w:divBdr>
        </w:div>
        <w:div w:id="1785072736">
          <w:marLeft w:val="0"/>
          <w:marRight w:val="0"/>
          <w:marTop w:val="0"/>
          <w:marBottom w:val="0"/>
          <w:divBdr>
            <w:top w:val="none" w:sz="0" w:space="0" w:color="auto"/>
            <w:left w:val="none" w:sz="0" w:space="0" w:color="auto"/>
            <w:bottom w:val="none" w:sz="0" w:space="0" w:color="auto"/>
            <w:right w:val="none" w:sz="0" w:space="0" w:color="auto"/>
          </w:divBdr>
        </w:div>
        <w:div w:id="1792704315">
          <w:marLeft w:val="0"/>
          <w:marRight w:val="0"/>
          <w:marTop w:val="0"/>
          <w:marBottom w:val="0"/>
          <w:divBdr>
            <w:top w:val="none" w:sz="0" w:space="0" w:color="auto"/>
            <w:left w:val="none" w:sz="0" w:space="0" w:color="auto"/>
            <w:bottom w:val="none" w:sz="0" w:space="0" w:color="auto"/>
            <w:right w:val="none" w:sz="0" w:space="0" w:color="auto"/>
          </w:divBdr>
        </w:div>
        <w:div w:id="1856462652">
          <w:marLeft w:val="0"/>
          <w:marRight w:val="0"/>
          <w:marTop w:val="0"/>
          <w:marBottom w:val="0"/>
          <w:divBdr>
            <w:top w:val="none" w:sz="0" w:space="0" w:color="auto"/>
            <w:left w:val="none" w:sz="0" w:space="0" w:color="auto"/>
            <w:bottom w:val="none" w:sz="0" w:space="0" w:color="auto"/>
            <w:right w:val="none" w:sz="0" w:space="0" w:color="auto"/>
          </w:divBdr>
        </w:div>
        <w:div w:id="1923291450">
          <w:marLeft w:val="0"/>
          <w:marRight w:val="0"/>
          <w:marTop w:val="0"/>
          <w:marBottom w:val="0"/>
          <w:divBdr>
            <w:top w:val="none" w:sz="0" w:space="0" w:color="auto"/>
            <w:left w:val="none" w:sz="0" w:space="0" w:color="auto"/>
            <w:bottom w:val="none" w:sz="0" w:space="0" w:color="auto"/>
            <w:right w:val="none" w:sz="0" w:space="0" w:color="auto"/>
          </w:divBdr>
        </w:div>
        <w:div w:id="1952055761">
          <w:marLeft w:val="0"/>
          <w:marRight w:val="0"/>
          <w:marTop w:val="0"/>
          <w:marBottom w:val="0"/>
          <w:divBdr>
            <w:top w:val="none" w:sz="0" w:space="0" w:color="auto"/>
            <w:left w:val="none" w:sz="0" w:space="0" w:color="auto"/>
            <w:bottom w:val="none" w:sz="0" w:space="0" w:color="auto"/>
            <w:right w:val="none" w:sz="0" w:space="0" w:color="auto"/>
          </w:divBdr>
        </w:div>
        <w:div w:id="1982618149">
          <w:marLeft w:val="0"/>
          <w:marRight w:val="0"/>
          <w:marTop w:val="0"/>
          <w:marBottom w:val="0"/>
          <w:divBdr>
            <w:top w:val="none" w:sz="0" w:space="0" w:color="auto"/>
            <w:left w:val="none" w:sz="0" w:space="0" w:color="auto"/>
            <w:bottom w:val="none" w:sz="0" w:space="0" w:color="auto"/>
            <w:right w:val="none" w:sz="0" w:space="0" w:color="auto"/>
          </w:divBdr>
        </w:div>
        <w:div w:id="2024672268">
          <w:marLeft w:val="0"/>
          <w:marRight w:val="0"/>
          <w:marTop w:val="0"/>
          <w:marBottom w:val="0"/>
          <w:divBdr>
            <w:top w:val="none" w:sz="0" w:space="0" w:color="auto"/>
            <w:left w:val="none" w:sz="0" w:space="0" w:color="auto"/>
            <w:bottom w:val="none" w:sz="0" w:space="0" w:color="auto"/>
            <w:right w:val="none" w:sz="0" w:space="0" w:color="auto"/>
          </w:divBdr>
        </w:div>
        <w:div w:id="2030251242">
          <w:marLeft w:val="0"/>
          <w:marRight w:val="0"/>
          <w:marTop w:val="0"/>
          <w:marBottom w:val="0"/>
          <w:divBdr>
            <w:top w:val="none" w:sz="0" w:space="0" w:color="auto"/>
            <w:left w:val="none" w:sz="0" w:space="0" w:color="auto"/>
            <w:bottom w:val="none" w:sz="0" w:space="0" w:color="auto"/>
            <w:right w:val="none" w:sz="0" w:space="0" w:color="auto"/>
          </w:divBdr>
        </w:div>
        <w:div w:id="2117289858">
          <w:marLeft w:val="0"/>
          <w:marRight w:val="0"/>
          <w:marTop w:val="0"/>
          <w:marBottom w:val="0"/>
          <w:divBdr>
            <w:top w:val="none" w:sz="0" w:space="0" w:color="auto"/>
            <w:left w:val="none" w:sz="0" w:space="0" w:color="auto"/>
            <w:bottom w:val="none" w:sz="0" w:space="0" w:color="auto"/>
            <w:right w:val="none" w:sz="0" w:space="0" w:color="auto"/>
          </w:divBdr>
        </w:div>
      </w:divsChild>
    </w:div>
    <w:div w:id="1490901706">
      <w:bodyDiv w:val="1"/>
      <w:marLeft w:val="0"/>
      <w:marRight w:val="0"/>
      <w:marTop w:val="0"/>
      <w:marBottom w:val="0"/>
      <w:divBdr>
        <w:top w:val="none" w:sz="0" w:space="0" w:color="auto"/>
        <w:left w:val="none" w:sz="0" w:space="0" w:color="auto"/>
        <w:bottom w:val="none" w:sz="0" w:space="0" w:color="auto"/>
        <w:right w:val="none" w:sz="0" w:space="0" w:color="auto"/>
      </w:divBdr>
      <w:divsChild>
        <w:div w:id="670984045">
          <w:marLeft w:val="0"/>
          <w:marRight w:val="0"/>
          <w:marTop w:val="0"/>
          <w:marBottom w:val="0"/>
          <w:divBdr>
            <w:top w:val="none" w:sz="0" w:space="0" w:color="auto"/>
            <w:left w:val="none" w:sz="0" w:space="0" w:color="auto"/>
            <w:bottom w:val="none" w:sz="0" w:space="0" w:color="auto"/>
            <w:right w:val="none" w:sz="0" w:space="0" w:color="auto"/>
          </w:divBdr>
        </w:div>
      </w:divsChild>
    </w:div>
    <w:div w:id="1494951374">
      <w:bodyDiv w:val="1"/>
      <w:marLeft w:val="0"/>
      <w:marRight w:val="0"/>
      <w:marTop w:val="0"/>
      <w:marBottom w:val="0"/>
      <w:divBdr>
        <w:top w:val="none" w:sz="0" w:space="0" w:color="auto"/>
        <w:left w:val="none" w:sz="0" w:space="0" w:color="auto"/>
        <w:bottom w:val="none" w:sz="0" w:space="0" w:color="auto"/>
        <w:right w:val="none" w:sz="0" w:space="0" w:color="auto"/>
      </w:divBdr>
    </w:div>
    <w:div w:id="1500803236">
      <w:bodyDiv w:val="1"/>
      <w:marLeft w:val="0"/>
      <w:marRight w:val="0"/>
      <w:marTop w:val="0"/>
      <w:marBottom w:val="0"/>
      <w:divBdr>
        <w:top w:val="none" w:sz="0" w:space="0" w:color="auto"/>
        <w:left w:val="none" w:sz="0" w:space="0" w:color="auto"/>
        <w:bottom w:val="none" w:sz="0" w:space="0" w:color="auto"/>
        <w:right w:val="none" w:sz="0" w:space="0" w:color="auto"/>
      </w:divBdr>
      <w:divsChild>
        <w:div w:id="214701010">
          <w:marLeft w:val="461"/>
          <w:marRight w:val="0"/>
          <w:marTop w:val="0"/>
          <w:marBottom w:val="0"/>
          <w:divBdr>
            <w:top w:val="none" w:sz="0" w:space="0" w:color="auto"/>
            <w:left w:val="none" w:sz="0" w:space="0" w:color="auto"/>
            <w:bottom w:val="none" w:sz="0" w:space="0" w:color="auto"/>
            <w:right w:val="none" w:sz="0" w:space="0" w:color="auto"/>
          </w:divBdr>
        </w:div>
        <w:div w:id="1537808655">
          <w:marLeft w:val="461"/>
          <w:marRight w:val="0"/>
          <w:marTop w:val="0"/>
          <w:marBottom w:val="0"/>
          <w:divBdr>
            <w:top w:val="none" w:sz="0" w:space="0" w:color="auto"/>
            <w:left w:val="none" w:sz="0" w:space="0" w:color="auto"/>
            <w:bottom w:val="none" w:sz="0" w:space="0" w:color="auto"/>
            <w:right w:val="none" w:sz="0" w:space="0" w:color="auto"/>
          </w:divBdr>
        </w:div>
      </w:divsChild>
    </w:div>
    <w:div w:id="1501120765">
      <w:bodyDiv w:val="1"/>
      <w:marLeft w:val="0"/>
      <w:marRight w:val="0"/>
      <w:marTop w:val="45"/>
      <w:marBottom w:val="45"/>
      <w:divBdr>
        <w:top w:val="none" w:sz="0" w:space="0" w:color="auto"/>
        <w:left w:val="none" w:sz="0" w:space="0" w:color="auto"/>
        <w:bottom w:val="none" w:sz="0" w:space="0" w:color="auto"/>
        <w:right w:val="none" w:sz="0" w:space="0" w:color="auto"/>
      </w:divBdr>
      <w:divsChild>
        <w:div w:id="1206874566">
          <w:marLeft w:val="0"/>
          <w:marRight w:val="0"/>
          <w:marTop w:val="0"/>
          <w:marBottom w:val="0"/>
          <w:divBdr>
            <w:top w:val="none" w:sz="0" w:space="0" w:color="auto"/>
            <w:left w:val="none" w:sz="0" w:space="0" w:color="auto"/>
            <w:bottom w:val="none" w:sz="0" w:space="0" w:color="auto"/>
            <w:right w:val="none" w:sz="0" w:space="0" w:color="auto"/>
          </w:divBdr>
          <w:divsChild>
            <w:div w:id="713189485">
              <w:marLeft w:val="0"/>
              <w:marRight w:val="0"/>
              <w:marTop w:val="0"/>
              <w:marBottom w:val="0"/>
              <w:divBdr>
                <w:top w:val="none" w:sz="0" w:space="0" w:color="auto"/>
                <w:left w:val="none" w:sz="0" w:space="0" w:color="auto"/>
                <w:bottom w:val="none" w:sz="0" w:space="0" w:color="auto"/>
                <w:right w:val="none" w:sz="0" w:space="0" w:color="auto"/>
              </w:divBdr>
              <w:divsChild>
                <w:div w:id="535386419">
                  <w:marLeft w:val="0"/>
                  <w:marRight w:val="0"/>
                  <w:marTop w:val="0"/>
                  <w:marBottom w:val="0"/>
                  <w:divBdr>
                    <w:top w:val="none" w:sz="0" w:space="0" w:color="auto"/>
                    <w:left w:val="none" w:sz="0" w:space="0" w:color="auto"/>
                    <w:bottom w:val="none" w:sz="0" w:space="0" w:color="auto"/>
                    <w:right w:val="none" w:sz="0" w:space="0" w:color="auto"/>
                  </w:divBdr>
                  <w:divsChild>
                    <w:div w:id="1853563894">
                      <w:marLeft w:val="0"/>
                      <w:marRight w:val="0"/>
                      <w:marTop w:val="0"/>
                      <w:marBottom w:val="0"/>
                      <w:divBdr>
                        <w:top w:val="none" w:sz="0" w:space="0" w:color="auto"/>
                        <w:left w:val="none" w:sz="0" w:space="0" w:color="auto"/>
                        <w:bottom w:val="none" w:sz="0" w:space="0" w:color="auto"/>
                        <w:right w:val="none" w:sz="0" w:space="0" w:color="auto"/>
                      </w:divBdr>
                      <w:divsChild>
                        <w:div w:id="1521966303">
                          <w:marLeft w:val="0"/>
                          <w:marRight w:val="0"/>
                          <w:marTop w:val="45"/>
                          <w:marBottom w:val="0"/>
                          <w:divBdr>
                            <w:top w:val="none" w:sz="0" w:space="0" w:color="auto"/>
                            <w:left w:val="none" w:sz="0" w:space="0" w:color="auto"/>
                            <w:bottom w:val="none" w:sz="0" w:space="0" w:color="auto"/>
                            <w:right w:val="none" w:sz="0" w:space="0" w:color="auto"/>
                          </w:divBdr>
                          <w:divsChild>
                            <w:div w:id="1189442507">
                              <w:marLeft w:val="2070"/>
                              <w:marRight w:val="3960"/>
                              <w:marTop w:val="0"/>
                              <w:marBottom w:val="0"/>
                              <w:divBdr>
                                <w:top w:val="none" w:sz="0" w:space="0" w:color="auto"/>
                                <w:left w:val="none" w:sz="0" w:space="0" w:color="auto"/>
                                <w:bottom w:val="none" w:sz="0" w:space="0" w:color="auto"/>
                                <w:right w:val="none" w:sz="0" w:space="0" w:color="auto"/>
                              </w:divBdr>
                              <w:divsChild>
                                <w:div w:id="1022705126">
                                  <w:marLeft w:val="0"/>
                                  <w:marRight w:val="0"/>
                                  <w:marTop w:val="0"/>
                                  <w:marBottom w:val="0"/>
                                  <w:divBdr>
                                    <w:top w:val="none" w:sz="0" w:space="0" w:color="auto"/>
                                    <w:left w:val="none" w:sz="0" w:space="0" w:color="auto"/>
                                    <w:bottom w:val="none" w:sz="0" w:space="0" w:color="auto"/>
                                    <w:right w:val="none" w:sz="0" w:space="0" w:color="auto"/>
                                  </w:divBdr>
                                  <w:divsChild>
                                    <w:div w:id="1985162121">
                                      <w:marLeft w:val="0"/>
                                      <w:marRight w:val="0"/>
                                      <w:marTop w:val="0"/>
                                      <w:marBottom w:val="0"/>
                                      <w:divBdr>
                                        <w:top w:val="none" w:sz="0" w:space="0" w:color="auto"/>
                                        <w:left w:val="none" w:sz="0" w:space="0" w:color="auto"/>
                                        <w:bottom w:val="none" w:sz="0" w:space="0" w:color="auto"/>
                                        <w:right w:val="none" w:sz="0" w:space="0" w:color="auto"/>
                                      </w:divBdr>
                                      <w:divsChild>
                                        <w:div w:id="1336806467">
                                          <w:marLeft w:val="0"/>
                                          <w:marRight w:val="0"/>
                                          <w:marTop w:val="0"/>
                                          <w:marBottom w:val="0"/>
                                          <w:divBdr>
                                            <w:top w:val="none" w:sz="0" w:space="0" w:color="auto"/>
                                            <w:left w:val="none" w:sz="0" w:space="0" w:color="auto"/>
                                            <w:bottom w:val="none" w:sz="0" w:space="0" w:color="auto"/>
                                            <w:right w:val="none" w:sz="0" w:space="0" w:color="auto"/>
                                          </w:divBdr>
                                          <w:divsChild>
                                            <w:div w:id="181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3957805">
      <w:bodyDiv w:val="1"/>
      <w:marLeft w:val="0"/>
      <w:marRight w:val="0"/>
      <w:marTop w:val="0"/>
      <w:marBottom w:val="0"/>
      <w:divBdr>
        <w:top w:val="none" w:sz="0" w:space="0" w:color="auto"/>
        <w:left w:val="none" w:sz="0" w:space="0" w:color="auto"/>
        <w:bottom w:val="none" w:sz="0" w:space="0" w:color="auto"/>
        <w:right w:val="none" w:sz="0" w:space="0" w:color="auto"/>
      </w:divBdr>
      <w:divsChild>
        <w:div w:id="1477599741">
          <w:marLeft w:val="0"/>
          <w:marRight w:val="0"/>
          <w:marTop w:val="0"/>
          <w:marBottom w:val="0"/>
          <w:divBdr>
            <w:top w:val="none" w:sz="0" w:space="0" w:color="auto"/>
            <w:left w:val="none" w:sz="0" w:space="0" w:color="auto"/>
            <w:bottom w:val="none" w:sz="0" w:space="0" w:color="auto"/>
            <w:right w:val="none" w:sz="0" w:space="0" w:color="auto"/>
          </w:divBdr>
          <w:divsChild>
            <w:div w:id="8114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5362">
      <w:bodyDiv w:val="1"/>
      <w:marLeft w:val="0"/>
      <w:marRight w:val="0"/>
      <w:marTop w:val="0"/>
      <w:marBottom w:val="0"/>
      <w:divBdr>
        <w:top w:val="none" w:sz="0" w:space="0" w:color="auto"/>
        <w:left w:val="none" w:sz="0" w:space="0" w:color="auto"/>
        <w:bottom w:val="none" w:sz="0" w:space="0" w:color="auto"/>
        <w:right w:val="none" w:sz="0" w:space="0" w:color="auto"/>
      </w:divBdr>
    </w:div>
    <w:div w:id="1558198161">
      <w:bodyDiv w:val="1"/>
      <w:marLeft w:val="0"/>
      <w:marRight w:val="0"/>
      <w:marTop w:val="0"/>
      <w:marBottom w:val="0"/>
      <w:divBdr>
        <w:top w:val="none" w:sz="0" w:space="0" w:color="auto"/>
        <w:left w:val="none" w:sz="0" w:space="0" w:color="auto"/>
        <w:bottom w:val="none" w:sz="0" w:space="0" w:color="auto"/>
        <w:right w:val="none" w:sz="0" w:space="0" w:color="auto"/>
      </w:divBdr>
    </w:div>
    <w:div w:id="1574852368">
      <w:bodyDiv w:val="1"/>
      <w:marLeft w:val="0"/>
      <w:marRight w:val="0"/>
      <w:marTop w:val="0"/>
      <w:marBottom w:val="0"/>
      <w:divBdr>
        <w:top w:val="none" w:sz="0" w:space="0" w:color="auto"/>
        <w:left w:val="none" w:sz="0" w:space="0" w:color="auto"/>
        <w:bottom w:val="none" w:sz="0" w:space="0" w:color="auto"/>
        <w:right w:val="none" w:sz="0" w:space="0" w:color="auto"/>
      </w:divBdr>
    </w:div>
    <w:div w:id="1580671849">
      <w:bodyDiv w:val="1"/>
      <w:marLeft w:val="0"/>
      <w:marRight w:val="0"/>
      <w:marTop w:val="0"/>
      <w:marBottom w:val="0"/>
      <w:divBdr>
        <w:top w:val="none" w:sz="0" w:space="0" w:color="auto"/>
        <w:left w:val="none" w:sz="0" w:space="0" w:color="auto"/>
        <w:bottom w:val="none" w:sz="0" w:space="0" w:color="auto"/>
        <w:right w:val="none" w:sz="0" w:space="0" w:color="auto"/>
      </w:divBdr>
      <w:divsChild>
        <w:div w:id="2146044277">
          <w:marLeft w:val="4590"/>
          <w:marRight w:val="0"/>
          <w:marTop w:val="0"/>
          <w:marBottom w:val="0"/>
          <w:divBdr>
            <w:top w:val="none" w:sz="0" w:space="0" w:color="auto"/>
            <w:left w:val="none" w:sz="0" w:space="0" w:color="auto"/>
            <w:bottom w:val="none" w:sz="0" w:space="0" w:color="auto"/>
            <w:right w:val="none" w:sz="0" w:space="0" w:color="auto"/>
          </w:divBdr>
          <w:divsChild>
            <w:div w:id="638654092">
              <w:marLeft w:val="180"/>
              <w:marRight w:val="120"/>
              <w:marTop w:val="150"/>
              <w:marBottom w:val="0"/>
              <w:divBdr>
                <w:top w:val="none" w:sz="0" w:space="0" w:color="auto"/>
                <w:left w:val="none" w:sz="0" w:space="0" w:color="auto"/>
                <w:bottom w:val="none" w:sz="0" w:space="0" w:color="auto"/>
                <w:right w:val="none" w:sz="0" w:space="0" w:color="auto"/>
              </w:divBdr>
              <w:divsChild>
                <w:div w:id="577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07127">
      <w:bodyDiv w:val="1"/>
      <w:marLeft w:val="0"/>
      <w:marRight w:val="0"/>
      <w:marTop w:val="0"/>
      <w:marBottom w:val="0"/>
      <w:divBdr>
        <w:top w:val="none" w:sz="0" w:space="0" w:color="auto"/>
        <w:left w:val="none" w:sz="0" w:space="0" w:color="auto"/>
        <w:bottom w:val="none" w:sz="0" w:space="0" w:color="auto"/>
        <w:right w:val="none" w:sz="0" w:space="0" w:color="auto"/>
      </w:divBdr>
    </w:div>
    <w:div w:id="1652447474">
      <w:bodyDiv w:val="1"/>
      <w:marLeft w:val="0"/>
      <w:marRight w:val="0"/>
      <w:marTop w:val="0"/>
      <w:marBottom w:val="0"/>
      <w:divBdr>
        <w:top w:val="none" w:sz="0" w:space="0" w:color="auto"/>
        <w:left w:val="none" w:sz="0" w:space="0" w:color="auto"/>
        <w:bottom w:val="none" w:sz="0" w:space="0" w:color="auto"/>
        <w:right w:val="none" w:sz="0" w:space="0" w:color="auto"/>
      </w:divBdr>
    </w:div>
    <w:div w:id="1666939119">
      <w:bodyDiv w:val="1"/>
      <w:marLeft w:val="0"/>
      <w:marRight w:val="0"/>
      <w:marTop w:val="0"/>
      <w:marBottom w:val="0"/>
      <w:divBdr>
        <w:top w:val="none" w:sz="0" w:space="0" w:color="auto"/>
        <w:left w:val="none" w:sz="0" w:space="0" w:color="auto"/>
        <w:bottom w:val="none" w:sz="0" w:space="0" w:color="auto"/>
        <w:right w:val="none" w:sz="0" w:space="0" w:color="auto"/>
      </w:divBdr>
      <w:divsChild>
        <w:div w:id="433980779">
          <w:marLeft w:val="0"/>
          <w:marRight w:val="0"/>
          <w:marTop w:val="0"/>
          <w:marBottom w:val="0"/>
          <w:divBdr>
            <w:top w:val="none" w:sz="0" w:space="0" w:color="auto"/>
            <w:left w:val="none" w:sz="0" w:space="0" w:color="auto"/>
            <w:bottom w:val="none" w:sz="0" w:space="0" w:color="auto"/>
            <w:right w:val="none" w:sz="0" w:space="0" w:color="auto"/>
          </w:divBdr>
        </w:div>
      </w:divsChild>
    </w:div>
    <w:div w:id="1689866461">
      <w:bodyDiv w:val="1"/>
      <w:marLeft w:val="0"/>
      <w:marRight w:val="0"/>
      <w:marTop w:val="0"/>
      <w:marBottom w:val="0"/>
      <w:divBdr>
        <w:top w:val="none" w:sz="0" w:space="0" w:color="auto"/>
        <w:left w:val="none" w:sz="0" w:space="0" w:color="auto"/>
        <w:bottom w:val="none" w:sz="0" w:space="0" w:color="auto"/>
        <w:right w:val="none" w:sz="0" w:space="0" w:color="auto"/>
      </w:divBdr>
    </w:div>
    <w:div w:id="1718510826">
      <w:bodyDiv w:val="1"/>
      <w:marLeft w:val="0"/>
      <w:marRight w:val="0"/>
      <w:marTop w:val="0"/>
      <w:marBottom w:val="0"/>
      <w:divBdr>
        <w:top w:val="none" w:sz="0" w:space="0" w:color="auto"/>
        <w:left w:val="none" w:sz="0" w:space="0" w:color="auto"/>
        <w:bottom w:val="none" w:sz="0" w:space="0" w:color="auto"/>
        <w:right w:val="none" w:sz="0" w:space="0" w:color="auto"/>
      </w:divBdr>
      <w:divsChild>
        <w:div w:id="1867134769">
          <w:marLeft w:val="0"/>
          <w:marRight w:val="0"/>
          <w:marTop w:val="0"/>
          <w:marBottom w:val="0"/>
          <w:divBdr>
            <w:top w:val="none" w:sz="0" w:space="0" w:color="auto"/>
            <w:left w:val="none" w:sz="0" w:space="0" w:color="auto"/>
            <w:bottom w:val="none" w:sz="0" w:space="0" w:color="auto"/>
            <w:right w:val="none" w:sz="0" w:space="0" w:color="auto"/>
          </w:divBdr>
        </w:div>
      </w:divsChild>
    </w:div>
    <w:div w:id="1728333701">
      <w:bodyDiv w:val="1"/>
      <w:marLeft w:val="0"/>
      <w:marRight w:val="0"/>
      <w:marTop w:val="0"/>
      <w:marBottom w:val="0"/>
      <w:divBdr>
        <w:top w:val="none" w:sz="0" w:space="0" w:color="auto"/>
        <w:left w:val="none" w:sz="0" w:space="0" w:color="auto"/>
        <w:bottom w:val="none" w:sz="0" w:space="0" w:color="auto"/>
        <w:right w:val="none" w:sz="0" w:space="0" w:color="auto"/>
      </w:divBdr>
      <w:divsChild>
        <w:div w:id="705452968">
          <w:marLeft w:val="835"/>
          <w:marRight w:val="0"/>
          <w:marTop w:val="0"/>
          <w:marBottom w:val="120"/>
          <w:divBdr>
            <w:top w:val="none" w:sz="0" w:space="0" w:color="auto"/>
            <w:left w:val="none" w:sz="0" w:space="0" w:color="auto"/>
            <w:bottom w:val="none" w:sz="0" w:space="0" w:color="auto"/>
            <w:right w:val="none" w:sz="0" w:space="0" w:color="auto"/>
          </w:divBdr>
        </w:div>
        <w:div w:id="1693220346">
          <w:marLeft w:val="835"/>
          <w:marRight w:val="0"/>
          <w:marTop w:val="0"/>
          <w:marBottom w:val="120"/>
          <w:divBdr>
            <w:top w:val="none" w:sz="0" w:space="0" w:color="auto"/>
            <w:left w:val="none" w:sz="0" w:space="0" w:color="auto"/>
            <w:bottom w:val="none" w:sz="0" w:space="0" w:color="auto"/>
            <w:right w:val="none" w:sz="0" w:space="0" w:color="auto"/>
          </w:divBdr>
        </w:div>
      </w:divsChild>
    </w:div>
    <w:div w:id="1738087665">
      <w:bodyDiv w:val="1"/>
      <w:marLeft w:val="0"/>
      <w:marRight w:val="0"/>
      <w:marTop w:val="0"/>
      <w:marBottom w:val="0"/>
      <w:divBdr>
        <w:top w:val="none" w:sz="0" w:space="0" w:color="auto"/>
        <w:left w:val="none" w:sz="0" w:space="0" w:color="auto"/>
        <w:bottom w:val="none" w:sz="0" w:space="0" w:color="auto"/>
        <w:right w:val="none" w:sz="0" w:space="0" w:color="auto"/>
      </w:divBdr>
      <w:divsChild>
        <w:div w:id="203030727">
          <w:marLeft w:val="835"/>
          <w:marRight w:val="0"/>
          <w:marTop w:val="0"/>
          <w:marBottom w:val="120"/>
          <w:divBdr>
            <w:top w:val="none" w:sz="0" w:space="0" w:color="auto"/>
            <w:left w:val="none" w:sz="0" w:space="0" w:color="auto"/>
            <w:bottom w:val="none" w:sz="0" w:space="0" w:color="auto"/>
            <w:right w:val="none" w:sz="0" w:space="0" w:color="auto"/>
          </w:divBdr>
        </w:div>
      </w:divsChild>
    </w:div>
    <w:div w:id="1762220333">
      <w:bodyDiv w:val="1"/>
      <w:marLeft w:val="0"/>
      <w:marRight w:val="0"/>
      <w:marTop w:val="0"/>
      <w:marBottom w:val="0"/>
      <w:divBdr>
        <w:top w:val="none" w:sz="0" w:space="0" w:color="auto"/>
        <w:left w:val="none" w:sz="0" w:space="0" w:color="auto"/>
        <w:bottom w:val="none" w:sz="0" w:space="0" w:color="auto"/>
        <w:right w:val="none" w:sz="0" w:space="0" w:color="auto"/>
      </w:divBdr>
    </w:div>
    <w:div w:id="1765032965">
      <w:bodyDiv w:val="1"/>
      <w:marLeft w:val="0"/>
      <w:marRight w:val="0"/>
      <w:marTop w:val="0"/>
      <w:marBottom w:val="0"/>
      <w:divBdr>
        <w:top w:val="none" w:sz="0" w:space="0" w:color="auto"/>
        <w:left w:val="none" w:sz="0" w:space="0" w:color="auto"/>
        <w:bottom w:val="none" w:sz="0" w:space="0" w:color="auto"/>
        <w:right w:val="none" w:sz="0" w:space="0" w:color="auto"/>
      </w:divBdr>
    </w:div>
    <w:div w:id="1767190078">
      <w:bodyDiv w:val="1"/>
      <w:marLeft w:val="0"/>
      <w:marRight w:val="0"/>
      <w:marTop w:val="0"/>
      <w:marBottom w:val="0"/>
      <w:divBdr>
        <w:top w:val="none" w:sz="0" w:space="0" w:color="auto"/>
        <w:left w:val="none" w:sz="0" w:space="0" w:color="auto"/>
        <w:bottom w:val="none" w:sz="0" w:space="0" w:color="auto"/>
        <w:right w:val="none" w:sz="0" w:space="0" w:color="auto"/>
      </w:divBdr>
      <w:divsChild>
        <w:div w:id="754088528">
          <w:marLeft w:val="0"/>
          <w:marRight w:val="0"/>
          <w:marTop w:val="0"/>
          <w:marBottom w:val="0"/>
          <w:divBdr>
            <w:top w:val="none" w:sz="0" w:space="0" w:color="auto"/>
            <w:left w:val="none" w:sz="0" w:space="0" w:color="auto"/>
            <w:bottom w:val="none" w:sz="0" w:space="0" w:color="auto"/>
            <w:right w:val="none" w:sz="0" w:space="0" w:color="auto"/>
          </w:divBdr>
          <w:divsChild>
            <w:div w:id="9043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985">
      <w:bodyDiv w:val="1"/>
      <w:marLeft w:val="0"/>
      <w:marRight w:val="0"/>
      <w:marTop w:val="0"/>
      <w:marBottom w:val="0"/>
      <w:divBdr>
        <w:top w:val="none" w:sz="0" w:space="0" w:color="auto"/>
        <w:left w:val="none" w:sz="0" w:space="0" w:color="auto"/>
        <w:bottom w:val="none" w:sz="0" w:space="0" w:color="auto"/>
        <w:right w:val="none" w:sz="0" w:space="0" w:color="auto"/>
      </w:divBdr>
    </w:div>
    <w:div w:id="1793940534">
      <w:bodyDiv w:val="1"/>
      <w:marLeft w:val="0"/>
      <w:marRight w:val="0"/>
      <w:marTop w:val="0"/>
      <w:marBottom w:val="0"/>
      <w:divBdr>
        <w:top w:val="none" w:sz="0" w:space="0" w:color="auto"/>
        <w:left w:val="none" w:sz="0" w:space="0" w:color="auto"/>
        <w:bottom w:val="none" w:sz="0" w:space="0" w:color="auto"/>
        <w:right w:val="none" w:sz="0" w:space="0" w:color="auto"/>
      </w:divBdr>
    </w:div>
    <w:div w:id="1813668399">
      <w:bodyDiv w:val="1"/>
      <w:marLeft w:val="0"/>
      <w:marRight w:val="0"/>
      <w:marTop w:val="0"/>
      <w:marBottom w:val="0"/>
      <w:divBdr>
        <w:top w:val="none" w:sz="0" w:space="0" w:color="auto"/>
        <w:left w:val="none" w:sz="0" w:space="0" w:color="auto"/>
        <w:bottom w:val="none" w:sz="0" w:space="0" w:color="auto"/>
        <w:right w:val="none" w:sz="0" w:space="0" w:color="auto"/>
      </w:divBdr>
      <w:divsChild>
        <w:div w:id="153184740">
          <w:marLeft w:val="1166"/>
          <w:marRight w:val="0"/>
          <w:marTop w:val="67"/>
          <w:marBottom w:val="0"/>
          <w:divBdr>
            <w:top w:val="none" w:sz="0" w:space="0" w:color="auto"/>
            <w:left w:val="none" w:sz="0" w:space="0" w:color="auto"/>
            <w:bottom w:val="none" w:sz="0" w:space="0" w:color="auto"/>
            <w:right w:val="none" w:sz="0" w:space="0" w:color="auto"/>
          </w:divBdr>
        </w:div>
        <w:div w:id="476531593">
          <w:marLeft w:val="1166"/>
          <w:marRight w:val="0"/>
          <w:marTop w:val="67"/>
          <w:marBottom w:val="0"/>
          <w:divBdr>
            <w:top w:val="none" w:sz="0" w:space="0" w:color="auto"/>
            <w:left w:val="none" w:sz="0" w:space="0" w:color="auto"/>
            <w:bottom w:val="none" w:sz="0" w:space="0" w:color="auto"/>
            <w:right w:val="none" w:sz="0" w:space="0" w:color="auto"/>
          </w:divBdr>
        </w:div>
        <w:div w:id="731075990">
          <w:marLeft w:val="1166"/>
          <w:marRight w:val="0"/>
          <w:marTop w:val="67"/>
          <w:marBottom w:val="0"/>
          <w:divBdr>
            <w:top w:val="none" w:sz="0" w:space="0" w:color="auto"/>
            <w:left w:val="none" w:sz="0" w:space="0" w:color="auto"/>
            <w:bottom w:val="none" w:sz="0" w:space="0" w:color="auto"/>
            <w:right w:val="none" w:sz="0" w:space="0" w:color="auto"/>
          </w:divBdr>
        </w:div>
        <w:div w:id="936594597">
          <w:marLeft w:val="1166"/>
          <w:marRight w:val="0"/>
          <w:marTop w:val="67"/>
          <w:marBottom w:val="0"/>
          <w:divBdr>
            <w:top w:val="none" w:sz="0" w:space="0" w:color="auto"/>
            <w:left w:val="none" w:sz="0" w:space="0" w:color="auto"/>
            <w:bottom w:val="none" w:sz="0" w:space="0" w:color="auto"/>
            <w:right w:val="none" w:sz="0" w:space="0" w:color="auto"/>
          </w:divBdr>
        </w:div>
        <w:div w:id="1664042092">
          <w:marLeft w:val="1166"/>
          <w:marRight w:val="0"/>
          <w:marTop w:val="67"/>
          <w:marBottom w:val="0"/>
          <w:divBdr>
            <w:top w:val="none" w:sz="0" w:space="0" w:color="auto"/>
            <w:left w:val="none" w:sz="0" w:space="0" w:color="auto"/>
            <w:bottom w:val="none" w:sz="0" w:space="0" w:color="auto"/>
            <w:right w:val="none" w:sz="0" w:space="0" w:color="auto"/>
          </w:divBdr>
        </w:div>
        <w:div w:id="1734037820">
          <w:marLeft w:val="1166"/>
          <w:marRight w:val="0"/>
          <w:marTop w:val="67"/>
          <w:marBottom w:val="0"/>
          <w:divBdr>
            <w:top w:val="none" w:sz="0" w:space="0" w:color="auto"/>
            <w:left w:val="none" w:sz="0" w:space="0" w:color="auto"/>
            <w:bottom w:val="none" w:sz="0" w:space="0" w:color="auto"/>
            <w:right w:val="none" w:sz="0" w:space="0" w:color="auto"/>
          </w:divBdr>
        </w:div>
        <w:div w:id="1795708255">
          <w:marLeft w:val="1166"/>
          <w:marRight w:val="0"/>
          <w:marTop w:val="67"/>
          <w:marBottom w:val="0"/>
          <w:divBdr>
            <w:top w:val="none" w:sz="0" w:space="0" w:color="auto"/>
            <w:left w:val="none" w:sz="0" w:space="0" w:color="auto"/>
            <w:bottom w:val="none" w:sz="0" w:space="0" w:color="auto"/>
            <w:right w:val="none" w:sz="0" w:space="0" w:color="auto"/>
          </w:divBdr>
        </w:div>
        <w:div w:id="2049719071">
          <w:marLeft w:val="1166"/>
          <w:marRight w:val="0"/>
          <w:marTop w:val="67"/>
          <w:marBottom w:val="0"/>
          <w:divBdr>
            <w:top w:val="none" w:sz="0" w:space="0" w:color="auto"/>
            <w:left w:val="none" w:sz="0" w:space="0" w:color="auto"/>
            <w:bottom w:val="none" w:sz="0" w:space="0" w:color="auto"/>
            <w:right w:val="none" w:sz="0" w:space="0" w:color="auto"/>
          </w:divBdr>
        </w:div>
      </w:divsChild>
    </w:div>
    <w:div w:id="1822381855">
      <w:bodyDiv w:val="1"/>
      <w:marLeft w:val="0"/>
      <w:marRight w:val="0"/>
      <w:marTop w:val="0"/>
      <w:marBottom w:val="0"/>
      <w:divBdr>
        <w:top w:val="none" w:sz="0" w:space="0" w:color="auto"/>
        <w:left w:val="none" w:sz="0" w:space="0" w:color="auto"/>
        <w:bottom w:val="none" w:sz="0" w:space="0" w:color="auto"/>
        <w:right w:val="none" w:sz="0" w:space="0" w:color="auto"/>
      </w:divBdr>
      <w:divsChild>
        <w:div w:id="123694924">
          <w:marLeft w:val="0"/>
          <w:marRight w:val="0"/>
          <w:marTop w:val="0"/>
          <w:marBottom w:val="0"/>
          <w:divBdr>
            <w:top w:val="none" w:sz="0" w:space="0" w:color="auto"/>
            <w:left w:val="none" w:sz="0" w:space="0" w:color="auto"/>
            <w:bottom w:val="none" w:sz="0" w:space="0" w:color="auto"/>
            <w:right w:val="none" w:sz="0" w:space="0" w:color="auto"/>
          </w:divBdr>
        </w:div>
      </w:divsChild>
    </w:div>
    <w:div w:id="1827622739">
      <w:bodyDiv w:val="1"/>
      <w:marLeft w:val="0"/>
      <w:marRight w:val="0"/>
      <w:marTop w:val="0"/>
      <w:marBottom w:val="0"/>
      <w:divBdr>
        <w:top w:val="none" w:sz="0" w:space="0" w:color="auto"/>
        <w:left w:val="none" w:sz="0" w:space="0" w:color="auto"/>
        <w:bottom w:val="none" w:sz="0" w:space="0" w:color="auto"/>
        <w:right w:val="none" w:sz="0" w:space="0" w:color="auto"/>
      </w:divBdr>
      <w:divsChild>
        <w:div w:id="561989389">
          <w:marLeft w:val="0"/>
          <w:marRight w:val="0"/>
          <w:marTop w:val="0"/>
          <w:marBottom w:val="0"/>
          <w:divBdr>
            <w:top w:val="none" w:sz="0" w:space="0" w:color="auto"/>
            <w:left w:val="none" w:sz="0" w:space="0" w:color="auto"/>
            <w:bottom w:val="none" w:sz="0" w:space="0" w:color="auto"/>
            <w:right w:val="none" w:sz="0" w:space="0" w:color="auto"/>
          </w:divBdr>
          <w:divsChild>
            <w:div w:id="1238394307">
              <w:marLeft w:val="0"/>
              <w:marRight w:val="0"/>
              <w:marTop w:val="0"/>
              <w:marBottom w:val="0"/>
              <w:divBdr>
                <w:top w:val="none" w:sz="0" w:space="0" w:color="auto"/>
                <w:left w:val="none" w:sz="0" w:space="0" w:color="auto"/>
                <w:bottom w:val="none" w:sz="0" w:space="0" w:color="auto"/>
                <w:right w:val="none" w:sz="0" w:space="0" w:color="auto"/>
              </w:divBdr>
              <w:divsChild>
                <w:div w:id="440036148">
                  <w:marLeft w:val="0"/>
                  <w:marRight w:val="0"/>
                  <w:marTop w:val="0"/>
                  <w:marBottom w:val="0"/>
                  <w:divBdr>
                    <w:top w:val="none" w:sz="0" w:space="0" w:color="auto"/>
                    <w:left w:val="none" w:sz="0" w:space="0" w:color="auto"/>
                    <w:bottom w:val="none" w:sz="0" w:space="0" w:color="auto"/>
                    <w:right w:val="none" w:sz="0" w:space="0" w:color="auto"/>
                  </w:divBdr>
                </w:div>
                <w:div w:id="16776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8548">
      <w:bodyDiv w:val="1"/>
      <w:marLeft w:val="0"/>
      <w:marRight w:val="0"/>
      <w:marTop w:val="0"/>
      <w:marBottom w:val="0"/>
      <w:divBdr>
        <w:top w:val="none" w:sz="0" w:space="0" w:color="auto"/>
        <w:left w:val="none" w:sz="0" w:space="0" w:color="auto"/>
        <w:bottom w:val="none" w:sz="0" w:space="0" w:color="auto"/>
        <w:right w:val="none" w:sz="0" w:space="0" w:color="auto"/>
      </w:divBdr>
    </w:div>
    <w:div w:id="1850868043">
      <w:bodyDiv w:val="1"/>
      <w:marLeft w:val="0"/>
      <w:marRight w:val="0"/>
      <w:marTop w:val="0"/>
      <w:marBottom w:val="0"/>
      <w:divBdr>
        <w:top w:val="none" w:sz="0" w:space="0" w:color="auto"/>
        <w:left w:val="none" w:sz="0" w:space="0" w:color="auto"/>
        <w:bottom w:val="none" w:sz="0" w:space="0" w:color="auto"/>
        <w:right w:val="none" w:sz="0" w:space="0" w:color="auto"/>
      </w:divBdr>
    </w:div>
    <w:div w:id="1853298525">
      <w:bodyDiv w:val="1"/>
      <w:marLeft w:val="0"/>
      <w:marRight w:val="0"/>
      <w:marTop w:val="0"/>
      <w:marBottom w:val="0"/>
      <w:divBdr>
        <w:top w:val="none" w:sz="0" w:space="0" w:color="auto"/>
        <w:left w:val="none" w:sz="0" w:space="0" w:color="auto"/>
        <w:bottom w:val="none" w:sz="0" w:space="0" w:color="auto"/>
        <w:right w:val="none" w:sz="0" w:space="0" w:color="auto"/>
      </w:divBdr>
    </w:div>
    <w:div w:id="1856381604">
      <w:bodyDiv w:val="1"/>
      <w:marLeft w:val="0"/>
      <w:marRight w:val="0"/>
      <w:marTop w:val="0"/>
      <w:marBottom w:val="0"/>
      <w:divBdr>
        <w:top w:val="none" w:sz="0" w:space="0" w:color="auto"/>
        <w:left w:val="none" w:sz="0" w:space="0" w:color="auto"/>
        <w:bottom w:val="none" w:sz="0" w:space="0" w:color="auto"/>
        <w:right w:val="none" w:sz="0" w:space="0" w:color="auto"/>
      </w:divBdr>
    </w:div>
    <w:div w:id="1952394788">
      <w:bodyDiv w:val="1"/>
      <w:marLeft w:val="0"/>
      <w:marRight w:val="0"/>
      <w:marTop w:val="0"/>
      <w:marBottom w:val="0"/>
      <w:divBdr>
        <w:top w:val="none" w:sz="0" w:space="0" w:color="auto"/>
        <w:left w:val="none" w:sz="0" w:space="0" w:color="auto"/>
        <w:bottom w:val="none" w:sz="0" w:space="0" w:color="auto"/>
        <w:right w:val="none" w:sz="0" w:space="0" w:color="auto"/>
      </w:divBdr>
    </w:div>
    <w:div w:id="1957910502">
      <w:bodyDiv w:val="1"/>
      <w:marLeft w:val="0"/>
      <w:marRight w:val="0"/>
      <w:marTop w:val="0"/>
      <w:marBottom w:val="0"/>
      <w:divBdr>
        <w:top w:val="none" w:sz="0" w:space="0" w:color="auto"/>
        <w:left w:val="none" w:sz="0" w:space="0" w:color="auto"/>
        <w:bottom w:val="none" w:sz="0" w:space="0" w:color="auto"/>
        <w:right w:val="none" w:sz="0" w:space="0" w:color="auto"/>
      </w:divBdr>
      <w:divsChild>
        <w:div w:id="2116630742">
          <w:marLeft w:val="4590"/>
          <w:marRight w:val="0"/>
          <w:marTop w:val="0"/>
          <w:marBottom w:val="0"/>
          <w:divBdr>
            <w:top w:val="none" w:sz="0" w:space="0" w:color="auto"/>
            <w:left w:val="none" w:sz="0" w:space="0" w:color="auto"/>
            <w:bottom w:val="none" w:sz="0" w:space="0" w:color="auto"/>
            <w:right w:val="none" w:sz="0" w:space="0" w:color="auto"/>
          </w:divBdr>
          <w:divsChild>
            <w:div w:id="1139614058">
              <w:marLeft w:val="150"/>
              <w:marRight w:val="75"/>
              <w:marTop w:val="150"/>
              <w:marBottom w:val="0"/>
              <w:divBdr>
                <w:top w:val="none" w:sz="0" w:space="0" w:color="auto"/>
                <w:left w:val="none" w:sz="0" w:space="0" w:color="auto"/>
                <w:bottom w:val="none" w:sz="0" w:space="0" w:color="auto"/>
                <w:right w:val="none" w:sz="0" w:space="0" w:color="auto"/>
              </w:divBdr>
              <w:divsChild>
                <w:div w:id="1236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42035">
      <w:bodyDiv w:val="1"/>
      <w:marLeft w:val="0"/>
      <w:marRight w:val="0"/>
      <w:marTop w:val="0"/>
      <w:marBottom w:val="0"/>
      <w:divBdr>
        <w:top w:val="none" w:sz="0" w:space="0" w:color="auto"/>
        <w:left w:val="none" w:sz="0" w:space="0" w:color="auto"/>
        <w:bottom w:val="none" w:sz="0" w:space="0" w:color="auto"/>
        <w:right w:val="none" w:sz="0" w:space="0" w:color="auto"/>
      </w:divBdr>
    </w:div>
    <w:div w:id="1972125250">
      <w:bodyDiv w:val="1"/>
      <w:marLeft w:val="0"/>
      <w:marRight w:val="0"/>
      <w:marTop w:val="0"/>
      <w:marBottom w:val="0"/>
      <w:divBdr>
        <w:top w:val="none" w:sz="0" w:space="0" w:color="auto"/>
        <w:left w:val="none" w:sz="0" w:space="0" w:color="auto"/>
        <w:bottom w:val="none" w:sz="0" w:space="0" w:color="auto"/>
        <w:right w:val="none" w:sz="0" w:space="0" w:color="auto"/>
      </w:divBdr>
    </w:div>
    <w:div w:id="2002804942">
      <w:bodyDiv w:val="1"/>
      <w:marLeft w:val="0"/>
      <w:marRight w:val="0"/>
      <w:marTop w:val="0"/>
      <w:marBottom w:val="0"/>
      <w:divBdr>
        <w:top w:val="none" w:sz="0" w:space="0" w:color="auto"/>
        <w:left w:val="none" w:sz="0" w:space="0" w:color="auto"/>
        <w:bottom w:val="none" w:sz="0" w:space="0" w:color="auto"/>
        <w:right w:val="none" w:sz="0" w:space="0" w:color="auto"/>
      </w:divBdr>
    </w:div>
    <w:div w:id="2021160055">
      <w:bodyDiv w:val="1"/>
      <w:marLeft w:val="0"/>
      <w:marRight w:val="0"/>
      <w:marTop w:val="0"/>
      <w:marBottom w:val="0"/>
      <w:divBdr>
        <w:top w:val="none" w:sz="0" w:space="0" w:color="auto"/>
        <w:left w:val="none" w:sz="0" w:space="0" w:color="auto"/>
        <w:bottom w:val="none" w:sz="0" w:space="0" w:color="auto"/>
        <w:right w:val="none" w:sz="0" w:space="0" w:color="auto"/>
      </w:divBdr>
    </w:div>
    <w:div w:id="2043893653">
      <w:bodyDiv w:val="1"/>
      <w:marLeft w:val="0"/>
      <w:marRight w:val="0"/>
      <w:marTop w:val="0"/>
      <w:marBottom w:val="0"/>
      <w:divBdr>
        <w:top w:val="none" w:sz="0" w:space="0" w:color="auto"/>
        <w:left w:val="none" w:sz="0" w:space="0" w:color="auto"/>
        <w:bottom w:val="none" w:sz="0" w:space="0" w:color="auto"/>
        <w:right w:val="none" w:sz="0" w:space="0" w:color="auto"/>
      </w:divBdr>
    </w:div>
    <w:div w:id="2054189958">
      <w:bodyDiv w:val="1"/>
      <w:marLeft w:val="0"/>
      <w:marRight w:val="0"/>
      <w:marTop w:val="0"/>
      <w:marBottom w:val="0"/>
      <w:divBdr>
        <w:top w:val="none" w:sz="0" w:space="0" w:color="auto"/>
        <w:left w:val="none" w:sz="0" w:space="0" w:color="auto"/>
        <w:bottom w:val="none" w:sz="0" w:space="0" w:color="auto"/>
        <w:right w:val="none" w:sz="0" w:space="0" w:color="auto"/>
      </w:divBdr>
    </w:div>
    <w:div w:id="2060931233">
      <w:bodyDiv w:val="1"/>
      <w:marLeft w:val="0"/>
      <w:marRight w:val="0"/>
      <w:marTop w:val="0"/>
      <w:marBottom w:val="0"/>
      <w:divBdr>
        <w:top w:val="none" w:sz="0" w:space="0" w:color="auto"/>
        <w:left w:val="none" w:sz="0" w:space="0" w:color="auto"/>
        <w:bottom w:val="none" w:sz="0" w:space="0" w:color="auto"/>
        <w:right w:val="none" w:sz="0" w:space="0" w:color="auto"/>
      </w:divBdr>
    </w:div>
    <w:div w:id="2077361204">
      <w:bodyDiv w:val="1"/>
      <w:marLeft w:val="0"/>
      <w:marRight w:val="0"/>
      <w:marTop w:val="0"/>
      <w:marBottom w:val="0"/>
      <w:divBdr>
        <w:top w:val="none" w:sz="0" w:space="0" w:color="auto"/>
        <w:left w:val="none" w:sz="0" w:space="0" w:color="auto"/>
        <w:bottom w:val="none" w:sz="0" w:space="0" w:color="auto"/>
        <w:right w:val="none" w:sz="0" w:space="0" w:color="auto"/>
      </w:divBdr>
    </w:div>
    <w:div w:id="2079133003">
      <w:bodyDiv w:val="1"/>
      <w:marLeft w:val="0"/>
      <w:marRight w:val="0"/>
      <w:marTop w:val="0"/>
      <w:marBottom w:val="0"/>
      <w:divBdr>
        <w:top w:val="none" w:sz="0" w:space="0" w:color="auto"/>
        <w:left w:val="none" w:sz="0" w:space="0" w:color="auto"/>
        <w:bottom w:val="none" w:sz="0" w:space="0" w:color="auto"/>
        <w:right w:val="none" w:sz="0" w:space="0" w:color="auto"/>
      </w:divBdr>
    </w:div>
    <w:div w:id="2096515171">
      <w:bodyDiv w:val="1"/>
      <w:marLeft w:val="0"/>
      <w:marRight w:val="0"/>
      <w:marTop w:val="0"/>
      <w:marBottom w:val="0"/>
      <w:divBdr>
        <w:top w:val="none" w:sz="0" w:space="0" w:color="auto"/>
        <w:left w:val="none" w:sz="0" w:space="0" w:color="auto"/>
        <w:bottom w:val="none" w:sz="0" w:space="0" w:color="auto"/>
        <w:right w:val="none" w:sz="0" w:space="0" w:color="auto"/>
      </w:divBdr>
      <w:divsChild>
        <w:div w:id="1427263950">
          <w:marLeft w:val="0"/>
          <w:marRight w:val="0"/>
          <w:marTop w:val="0"/>
          <w:marBottom w:val="0"/>
          <w:divBdr>
            <w:top w:val="none" w:sz="0" w:space="0" w:color="auto"/>
            <w:left w:val="none" w:sz="0" w:space="0" w:color="auto"/>
            <w:bottom w:val="none" w:sz="0" w:space="0" w:color="auto"/>
            <w:right w:val="none" w:sz="0" w:space="0" w:color="auto"/>
          </w:divBdr>
          <w:divsChild>
            <w:div w:id="1794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3681">
      <w:bodyDiv w:val="1"/>
      <w:marLeft w:val="0"/>
      <w:marRight w:val="0"/>
      <w:marTop w:val="0"/>
      <w:marBottom w:val="0"/>
      <w:divBdr>
        <w:top w:val="none" w:sz="0" w:space="0" w:color="auto"/>
        <w:left w:val="none" w:sz="0" w:space="0" w:color="auto"/>
        <w:bottom w:val="none" w:sz="0" w:space="0" w:color="auto"/>
        <w:right w:val="none" w:sz="0" w:space="0" w:color="auto"/>
      </w:divBdr>
    </w:div>
    <w:div w:id="2105418882">
      <w:bodyDiv w:val="1"/>
      <w:marLeft w:val="0"/>
      <w:marRight w:val="0"/>
      <w:marTop w:val="0"/>
      <w:marBottom w:val="0"/>
      <w:divBdr>
        <w:top w:val="none" w:sz="0" w:space="0" w:color="auto"/>
        <w:left w:val="none" w:sz="0" w:space="0" w:color="auto"/>
        <w:bottom w:val="none" w:sz="0" w:space="0" w:color="auto"/>
        <w:right w:val="none" w:sz="0" w:space="0" w:color="auto"/>
      </w:divBdr>
      <w:divsChild>
        <w:div w:id="317392953">
          <w:marLeft w:val="0"/>
          <w:marRight w:val="0"/>
          <w:marTop w:val="0"/>
          <w:marBottom w:val="0"/>
          <w:divBdr>
            <w:top w:val="none" w:sz="0" w:space="0" w:color="auto"/>
            <w:left w:val="none" w:sz="0" w:space="0" w:color="auto"/>
            <w:bottom w:val="none" w:sz="0" w:space="0" w:color="auto"/>
            <w:right w:val="none" w:sz="0" w:space="0" w:color="auto"/>
          </w:divBdr>
        </w:div>
        <w:div w:id="925769817">
          <w:marLeft w:val="0"/>
          <w:marRight w:val="0"/>
          <w:marTop w:val="0"/>
          <w:marBottom w:val="0"/>
          <w:divBdr>
            <w:top w:val="none" w:sz="0" w:space="0" w:color="auto"/>
            <w:left w:val="none" w:sz="0" w:space="0" w:color="auto"/>
            <w:bottom w:val="none" w:sz="0" w:space="0" w:color="auto"/>
            <w:right w:val="none" w:sz="0" w:space="0" w:color="auto"/>
          </w:divBdr>
        </w:div>
      </w:divsChild>
    </w:div>
    <w:div w:id="2115588556">
      <w:bodyDiv w:val="1"/>
      <w:marLeft w:val="0"/>
      <w:marRight w:val="0"/>
      <w:marTop w:val="0"/>
      <w:marBottom w:val="0"/>
      <w:divBdr>
        <w:top w:val="none" w:sz="0" w:space="0" w:color="auto"/>
        <w:left w:val="none" w:sz="0" w:space="0" w:color="auto"/>
        <w:bottom w:val="none" w:sz="0" w:space="0" w:color="auto"/>
        <w:right w:val="none" w:sz="0" w:space="0" w:color="auto"/>
      </w:divBdr>
      <w:divsChild>
        <w:div w:id="1811245860">
          <w:marLeft w:val="0"/>
          <w:marRight w:val="0"/>
          <w:marTop w:val="0"/>
          <w:marBottom w:val="0"/>
          <w:divBdr>
            <w:top w:val="none" w:sz="0" w:space="0" w:color="auto"/>
            <w:left w:val="none" w:sz="0" w:space="0" w:color="auto"/>
            <w:bottom w:val="none" w:sz="0" w:space="0" w:color="auto"/>
            <w:right w:val="none" w:sz="0" w:space="0" w:color="auto"/>
          </w:divBdr>
          <w:divsChild>
            <w:div w:id="6525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Owner xmlns="FB702ED9-8B0A-46A1-A78F-93152E1DF8B2">
      <UserInfo>
        <DisplayName>Maher Mastouri</DisplayName>
        <AccountId>3294</AccountId>
        <AccountType/>
      </UserInfo>
    </Owner>
    <Status xmlns="FB702ED9-8B0A-46A1-A78F-93152E1DF8B2">Draft</Status>
    <Links xmlns="FB702ED9-8B0A-46A1-A78F-93152E1DF8B2">&lt;?xml version="1.0" encoding="UTF-8"?&gt;&lt;Result&gt;&lt;NewXML&gt;&lt;PWSLinkDataSet xmlns="http://schemas.microsoft.com/office/project/server/webservices/PWSLinkDataSet/" /&gt;&lt;/NewXML&gt;&lt;ProjectUID&gt;f43e6c81-8ac6-4ce0-8a6e-ee59c51aa927&lt;/ProjectUID&gt;&lt;OldXML&gt;&lt;PWSLinkDataSet xmlns="http://schemas.microsoft.com/office/project/server/webservices/PWSLinkDataSet/" /&gt;&lt;/OldXML&gt;&lt;ItemType&gt;3&lt;/ItemType&gt;&lt;PSURL&gt;http://gnbproject7ftmrd.gnb.st.com/projectserverftmrd&lt;/PSURL&gt;&lt;/Result&gt;</Link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0E46A29D0600BC418222CF268AF47B6C" ma:contentTypeVersion="0" ma:contentTypeDescription="" ma:contentTypeScope="" ma:versionID="37a9eb62ccfe1d74624a52f6bcad9a85">
  <xsd:schema xmlns:xsd="http://www.w3.org/2001/XMLSchema" xmlns:p="http://schemas.microsoft.com/office/2006/metadata/properties" xmlns:ns2="FB702ED9-8B0A-46A1-A78F-93152E1DF8B2" targetNamespace="http://schemas.microsoft.com/office/2006/metadata/properties" ma:root="true" ma:fieldsID="f7d72090f48d9b0631ea4da3117a6d6d" ns2:_="">
    <xsd:import namespace="FB702ED9-8B0A-46A1-A78F-93152E1DF8B2"/>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FB702ED9-8B0A-46A1-A78F-93152E1DF8B2"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B0E2A-0540-44B5-B67C-D92CB934DC31}">
  <ds:schemaRefs>
    <ds:schemaRef ds:uri="http://schemas.microsoft.com/office/2006/metadata/properties"/>
    <ds:schemaRef ds:uri="FB702ED9-8B0A-46A1-A78F-93152E1DF8B2"/>
  </ds:schemaRefs>
</ds:datastoreItem>
</file>

<file path=customXml/itemProps2.xml><?xml version="1.0" encoding="utf-8"?>
<ds:datastoreItem xmlns:ds="http://schemas.openxmlformats.org/officeDocument/2006/customXml" ds:itemID="{C69DBDF7-F84C-4868-A7A5-CC1293FED344}">
  <ds:schemaRefs>
    <ds:schemaRef ds:uri="http://schemas.microsoft.com/sharepoint/v3/contenttype/forms"/>
  </ds:schemaRefs>
</ds:datastoreItem>
</file>

<file path=customXml/itemProps3.xml><?xml version="1.0" encoding="utf-8"?>
<ds:datastoreItem xmlns:ds="http://schemas.openxmlformats.org/officeDocument/2006/customXml" ds:itemID="{296C1431-9240-4727-8049-6094EF870F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702ED9-8B0A-46A1-A78F-93152E1DF8B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901B3E1-5FB0-49F3-9B0B-F117931B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21</Pages>
  <Words>4454</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STM32 CodeAndPlay Firmware Specification rev0.3</vt:lpstr>
    </vt:vector>
  </TitlesOfParts>
  <Company>ST Microelectronics</Company>
  <LinksUpToDate>false</LinksUpToDate>
  <CharactersWithSpaces>28896</CharactersWithSpaces>
  <SharedDoc>false</SharedDoc>
  <HLinks>
    <vt:vector size="330" baseType="variant">
      <vt:variant>
        <vt:i4>3735562</vt:i4>
      </vt:variant>
      <vt:variant>
        <vt:i4>354</vt:i4>
      </vt:variant>
      <vt:variant>
        <vt:i4>0</vt:i4>
      </vt:variant>
      <vt:variant>
        <vt:i4>5</vt:i4>
      </vt:variant>
      <vt:variant>
        <vt:lpwstr/>
      </vt:variant>
      <vt:variant>
        <vt:lpwstr>_Host_Core_state</vt:lpwstr>
      </vt:variant>
      <vt:variant>
        <vt:i4>1048627</vt:i4>
      </vt:variant>
      <vt:variant>
        <vt:i4>320</vt:i4>
      </vt:variant>
      <vt:variant>
        <vt:i4>0</vt:i4>
      </vt:variant>
      <vt:variant>
        <vt:i4>5</vt:i4>
      </vt:variant>
      <vt:variant>
        <vt:lpwstr/>
      </vt:variant>
      <vt:variant>
        <vt:lpwstr>_Toc286328548</vt:lpwstr>
      </vt:variant>
      <vt:variant>
        <vt:i4>1048627</vt:i4>
      </vt:variant>
      <vt:variant>
        <vt:i4>314</vt:i4>
      </vt:variant>
      <vt:variant>
        <vt:i4>0</vt:i4>
      </vt:variant>
      <vt:variant>
        <vt:i4>5</vt:i4>
      </vt:variant>
      <vt:variant>
        <vt:lpwstr/>
      </vt:variant>
      <vt:variant>
        <vt:lpwstr>_Toc286328547</vt:lpwstr>
      </vt:variant>
      <vt:variant>
        <vt:i4>1048627</vt:i4>
      </vt:variant>
      <vt:variant>
        <vt:i4>308</vt:i4>
      </vt:variant>
      <vt:variant>
        <vt:i4>0</vt:i4>
      </vt:variant>
      <vt:variant>
        <vt:i4>5</vt:i4>
      </vt:variant>
      <vt:variant>
        <vt:lpwstr/>
      </vt:variant>
      <vt:variant>
        <vt:lpwstr>_Toc286328546</vt:lpwstr>
      </vt:variant>
      <vt:variant>
        <vt:i4>1048627</vt:i4>
      </vt:variant>
      <vt:variant>
        <vt:i4>302</vt:i4>
      </vt:variant>
      <vt:variant>
        <vt:i4>0</vt:i4>
      </vt:variant>
      <vt:variant>
        <vt:i4>5</vt:i4>
      </vt:variant>
      <vt:variant>
        <vt:lpwstr/>
      </vt:variant>
      <vt:variant>
        <vt:lpwstr>_Toc286328545</vt:lpwstr>
      </vt:variant>
      <vt:variant>
        <vt:i4>1048627</vt:i4>
      </vt:variant>
      <vt:variant>
        <vt:i4>296</vt:i4>
      </vt:variant>
      <vt:variant>
        <vt:i4>0</vt:i4>
      </vt:variant>
      <vt:variant>
        <vt:i4>5</vt:i4>
      </vt:variant>
      <vt:variant>
        <vt:lpwstr/>
      </vt:variant>
      <vt:variant>
        <vt:lpwstr>_Toc286328544</vt:lpwstr>
      </vt:variant>
      <vt:variant>
        <vt:i4>1048627</vt:i4>
      </vt:variant>
      <vt:variant>
        <vt:i4>290</vt:i4>
      </vt:variant>
      <vt:variant>
        <vt:i4>0</vt:i4>
      </vt:variant>
      <vt:variant>
        <vt:i4>5</vt:i4>
      </vt:variant>
      <vt:variant>
        <vt:lpwstr/>
      </vt:variant>
      <vt:variant>
        <vt:lpwstr>_Toc286328543</vt:lpwstr>
      </vt:variant>
      <vt:variant>
        <vt:i4>1048627</vt:i4>
      </vt:variant>
      <vt:variant>
        <vt:i4>284</vt:i4>
      </vt:variant>
      <vt:variant>
        <vt:i4>0</vt:i4>
      </vt:variant>
      <vt:variant>
        <vt:i4>5</vt:i4>
      </vt:variant>
      <vt:variant>
        <vt:lpwstr/>
      </vt:variant>
      <vt:variant>
        <vt:lpwstr>_Toc286328542</vt:lpwstr>
      </vt:variant>
      <vt:variant>
        <vt:i4>1048627</vt:i4>
      </vt:variant>
      <vt:variant>
        <vt:i4>278</vt:i4>
      </vt:variant>
      <vt:variant>
        <vt:i4>0</vt:i4>
      </vt:variant>
      <vt:variant>
        <vt:i4>5</vt:i4>
      </vt:variant>
      <vt:variant>
        <vt:lpwstr/>
      </vt:variant>
      <vt:variant>
        <vt:lpwstr>_Toc286328541</vt:lpwstr>
      </vt:variant>
      <vt:variant>
        <vt:i4>1048627</vt:i4>
      </vt:variant>
      <vt:variant>
        <vt:i4>272</vt:i4>
      </vt:variant>
      <vt:variant>
        <vt:i4>0</vt:i4>
      </vt:variant>
      <vt:variant>
        <vt:i4>5</vt:i4>
      </vt:variant>
      <vt:variant>
        <vt:lpwstr/>
      </vt:variant>
      <vt:variant>
        <vt:lpwstr>_Toc286328540</vt:lpwstr>
      </vt:variant>
      <vt:variant>
        <vt:i4>1507379</vt:i4>
      </vt:variant>
      <vt:variant>
        <vt:i4>266</vt:i4>
      </vt:variant>
      <vt:variant>
        <vt:i4>0</vt:i4>
      </vt:variant>
      <vt:variant>
        <vt:i4>5</vt:i4>
      </vt:variant>
      <vt:variant>
        <vt:lpwstr/>
      </vt:variant>
      <vt:variant>
        <vt:lpwstr>_Toc286328539</vt:lpwstr>
      </vt:variant>
      <vt:variant>
        <vt:i4>1507379</vt:i4>
      </vt:variant>
      <vt:variant>
        <vt:i4>260</vt:i4>
      </vt:variant>
      <vt:variant>
        <vt:i4>0</vt:i4>
      </vt:variant>
      <vt:variant>
        <vt:i4>5</vt:i4>
      </vt:variant>
      <vt:variant>
        <vt:lpwstr/>
      </vt:variant>
      <vt:variant>
        <vt:lpwstr>_Toc286328538</vt:lpwstr>
      </vt:variant>
      <vt:variant>
        <vt:i4>1507379</vt:i4>
      </vt:variant>
      <vt:variant>
        <vt:i4>254</vt:i4>
      </vt:variant>
      <vt:variant>
        <vt:i4>0</vt:i4>
      </vt:variant>
      <vt:variant>
        <vt:i4>5</vt:i4>
      </vt:variant>
      <vt:variant>
        <vt:lpwstr/>
      </vt:variant>
      <vt:variant>
        <vt:lpwstr>_Toc286328537</vt:lpwstr>
      </vt:variant>
      <vt:variant>
        <vt:i4>1507379</vt:i4>
      </vt:variant>
      <vt:variant>
        <vt:i4>248</vt:i4>
      </vt:variant>
      <vt:variant>
        <vt:i4>0</vt:i4>
      </vt:variant>
      <vt:variant>
        <vt:i4>5</vt:i4>
      </vt:variant>
      <vt:variant>
        <vt:lpwstr/>
      </vt:variant>
      <vt:variant>
        <vt:lpwstr>_Toc286328536</vt:lpwstr>
      </vt:variant>
      <vt:variant>
        <vt:i4>1507379</vt:i4>
      </vt:variant>
      <vt:variant>
        <vt:i4>242</vt:i4>
      </vt:variant>
      <vt:variant>
        <vt:i4>0</vt:i4>
      </vt:variant>
      <vt:variant>
        <vt:i4>5</vt:i4>
      </vt:variant>
      <vt:variant>
        <vt:lpwstr/>
      </vt:variant>
      <vt:variant>
        <vt:lpwstr>_Toc286328535</vt:lpwstr>
      </vt:variant>
      <vt:variant>
        <vt:i4>1507379</vt:i4>
      </vt:variant>
      <vt:variant>
        <vt:i4>236</vt:i4>
      </vt:variant>
      <vt:variant>
        <vt:i4>0</vt:i4>
      </vt:variant>
      <vt:variant>
        <vt:i4>5</vt:i4>
      </vt:variant>
      <vt:variant>
        <vt:lpwstr/>
      </vt:variant>
      <vt:variant>
        <vt:lpwstr>_Toc286328534</vt:lpwstr>
      </vt:variant>
      <vt:variant>
        <vt:i4>1507379</vt:i4>
      </vt:variant>
      <vt:variant>
        <vt:i4>230</vt:i4>
      </vt:variant>
      <vt:variant>
        <vt:i4>0</vt:i4>
      </vt:variant>
      <vt:variant>
        <vt:i4>5</vt:i4>
      </vt:variant>
      <vt:variant>
        <vt:lpwstr/>
      </vt:variant>
      <vt:variant>
        <vt:lpwstr>_Toc286328533</vt:lpwstr>
      </vt:variant>
      <vt:variant>
        <vt:i4>1507379</vt:i4>
      </vt:variant>
      <vt:variant>
        <vt:i4>224</vt:i4>
      </vt:variant>
      <vt:variant>
        <vt:i4>0</vt:i4>
      </vt:variant>
      <vt:variant>
        <vt:i4>5</vt:i4>
      </vt:variant>
      <vt:variant>
        <vt:lpwstr/>
      </vt:variant>
      <vt:variant>
        <vt:lpwstr>_Toc286328532</vt:lpwstr>
      </vt:variant>
      <vt:variant>
        <vt:i4>1507379</vt:i4>
      </vt:variant>
      <vt:variant>
        <vt:i4>218</vt:i4>
      </vt:variant>
      <vt:variant>
        <vt:i4>0</vt:i4>
      </vt:variant>
      <vt:variant>
        <vt:i4>5</vt:i4>
      </vt:variant>
      <vt:variant>
        <vt:lpwstr/>
      </vt:variant>
      <vt:variant>
        <vt:lpwstr>_Toc286328531</vt:lpwstr>
      </vt:variant>
      <vt:variant>
        <vt:i4>1507379</vt:i4>
      </vt:variant>
      <vt:variant>
        <vt:i4>212</vt:i4>
      </vt:variant>
      <vt:variant>
        <vt:i4>0</vt:i4>
      </vt:variant>
      <vt:variant>
        <vt:i4>5</vt:i4>
      </vt:variant>
      <vt:variant>
        <vt:lpwstr/>
      </vt:variant>
      <vt:variant>
        <vt:lpwstr>_Toc286328530</vt:lpwstr>
      </vt:variant>
      <vt:variant>
        <vt:i4>1441843</vt:i4>
      </vt:variant>
      <vt:variant>
        <vt:i4>206</vt:i4>
      </vt:variant>
      <vt:variant>
        <vt:i4>0</vt:i4>
      </vt:variant>
      <vt:variant>
        <vt:i4>5</vt:i4>
      </vt:variant>
      <vt:variant>
        <vt:lpwstr/>
      </vt:variant>
      <vt:variant>
        <vt:lpwstr>_Toc286328529</vt:lpwstr>
      </vt:variant>
      <vt:variant>
        <vt:i4>1441843</vt:i4>
      </vt:variant>
      <vt:variant>
        <vt:i4>200</vt:i4>
      </vt:variant>
      <vt:variant>
        <vt:i4>0</vt:i4>
      </vt:variant>
      <vt:variant>
        <vt:i4>5</vt:i4>
      </vt:variant>
      <vt:variant>
        <vt:lpwstr/>
      </vt:variant>
      <vt:variant>
        <vt:lpwstr>_Toc286328528</vt:lpwstr>
      </vt:variant>
      <vt:variant>
        <vt:i4>1441843</vt:i4>
      </vt:variant>
      <vt:variant>
        <vt:i4>194</vt:i4>
      </vt:variant>
      <vt:variant>
        <vt:i4>0</vt:i4>
      </vt:variant>
      <vt:variant>
        <vt:i4>5</vt:i4>
      </vt:variant>
      <vt:variant>
        <vt:lpwstr/>
      </vt:variant>
      <vt:variant>
        <vt:lpwstr>_Toc286328527</vt:lpwstr>
      </vt:variant>
      <vt:variant>
        <vt:i4>1441843</vt:i4>
      </vt:variant>
      <vt:variant>
        <vt:i4>188</vt:i4>
      </vt:variant>
      <vt:variant>
        <vt:i4>0</vt:i4>
      </vt:variant>
      <vt:variant>
        <vt:i4>5</vt:i4>
      </vt:variant>
      <vt:variant>
        <vt:lpwstr/>
      </vt:variant>
      <vt:variant>
        <vt:lpwstr>_Toc286328526</vt:lpwstr>
      </vt:variant>
      <vt:variant>
        <vt:i4>1441843</vt:i4>
      </vt:variant>
      <vt:variant>
        <vt:i4>182</vt:i4>
      </vt:variant>
      <vt:variant>
        <vt:i4>0</vt:i4>
      </vt:variant>
      <vt:variant>
        <vt:i4>5</vt:i4>
      </vt:variant>
      <vt:variant>
        <vt:lpwstr/>
      </vt:variant>
      <vt:variant>
        <vt:lpwstr>_Toc286328525</vt:lpwstr>
      </vt:variant>
      <vt:variant>
        <vt:i4>1441843</vt:i4>
      </vt:variant>
      <vt:variant>
        <vt:i4>176</vt:i4>
      </vt:variant>
      <vt:variant>
        <vt:i4>0</vt:i4>
      </vt:variant>
      <vt:variant>
        <vt:i4>5</vt:i4>
      </vt:variant>
      <vt:variant>
        <vt:lpwstr/>
      </vt:variant>
      <vt:variant>
        <vt:lpwstr>_Toc286328524</vt:lpwstr>
      </vt:variant>
      <vt:variant>
        <vt:i4>1441843</vt:i4>
      </vt:variant>
      <vt:variant>
        <vt:i4>170</vt:i4>
      </vt:variant>
      <vt:variant>
        <vt:i4>0</vt:i4>
      </vt:variant>
      <vt:variant>
        <vt:i4>5</vt:i4>
      </vt:variant>
      <vt:variant>
        <vt:lpwstr/>
      </vt:variant>
      <vt:variant>
        <vt:lpwstr>_Toc286328523</vt:lpwstr>
      </vt:variant>
      <vt:variant>
        <vt:i4>1441843</vt:i4>
      </vt:variant>
      <vt:variant>
        <vt:i4>164</vt:i4>
      </vt:variant>
      <vt:variant>
        <vt:i4>0</vt:i4>
      </vt:variant>
      <vt:variant>
        <vt:i4>5</vt:i4>
      </vt:variant>
      <vt:variant>
        <vt:lpwstr/>
      </vt:variant>
      <vt:variant>
        <vt:lpwstr>_Toc286328522</vt:lpwstr>
      </vt:variant>
      <vt:variant>
        <vt:i4>1441843</vt:i4>
      </vt:variant>
      <vt:variant>
        <vt:i4>158</vt:i4>
      </vt:variant>
      <vt:variant>
        <vt:i4>0</vt:i4>
      </vt:variant>
      <vt:variant>
        <vt:i4>5</vt:i4>
      </vt:variant>
      <vt:variant>
        <vt:lpwstr/>
      </vt:variant>
      <vt:variant>
        <vt:lpwstr>_Toc286328521</vt:lpwstr>
      </vt:variant>
      <vt:variant>
        <vt:i4>1441843</vt:i4>
      </vt:variant>
      <vt:variant>
        <vt:i4>152</vt:i4>
      </vt:variant>
      <vt:variant>
        <vt:i4>0</vt:i4>
      </vt:variant>
      <vt:variant>
        <vt:i4>5</vt:i4>
      </vt:variant>
      <vt:variant>
        <vt:lpwstr/>
      </vt:variant>
      <vt:variant>
        <vt:lpwstr>_Toc286328520</vt:lpwstr>
      </vt:variant>
      <vt:variant>
        <vt:i4>1376307</vt:i4>
      </vt:variant>
      <vt:variant>
        <vt:i4>146</vt:i4>
      </vt:variant>
      <vt:variant>
        <vt:i4>0</vt:i4>
      </vt:variant>
      <vt:variant>
        <vt:i4>5</vt:i4>
      </vt:variant>
      <vt:variant>
        <vt:lpwstr/>
      </vt:variant>
      <vt:variant>
        <vt:lpwstr>_Toc286328519</vt:lpwstr>
      </vt:variant>
      <vt:variant>
        <vt:i4>1376307</vt:i4>
      </vt:variant>
      <vt:variant>
        <vt:i4>140</vt:i4>
      </vt:variant>
      <vt:variant>
        <vt:i4>0</vt:i4>
      </vt:variant>
      <vt:variant>
        <vt:i4>5</vt:i4>
      </vt:variant>
      <vt:variant>
        <vt:lpwstr/>
      </vt:variant>
      <vt:variant>
        <vt:lpwstr>_Toc286328518</vt:lpwstr>
      </vt:variant>
      <vt:variant>
        <vt:i4>1376307</vt:i4>
      </vt:variant>
      <vt:variant>
        <vt:i4>134</vt:i4>
      </vt:variant>
      <vt:variant>
        <vt:i4>0</vt:i4>
      </vt:variant>
      <vt:variant>
        <vt:i4>5</vt:i4>
      </vt:variant>
      <vt:variant>
        <vt:lpwstr/>
      </vt:variant>
      <vt:variant>
        <vt:lpwstr>_Toc286328517</vt:lpwstr>
      </vt:variant>
      <vt:variant>
        <vt:i4>1376307</vt:i4>
      </vt:variant>
      <vt:variant>
        <vt:i4>128</vt:i4>
      </vt:variant>
      <vt:variant>
        <vt:i4>0</vt:i4>
      </vt:variant>
      <vt:variant>
        <vt:i4>5</vt:i4>
      </vt:variant>
      <vt:variant>
        <vt:lpwstr/>
      </vt:variant>
      <vt:variant>
        <vt:lpwstr>_Toc286328516</vt:lpwstr>
      </vt:variant>
      <vt:variant>
        <vt:i4>1376307</vt:i4>
      </vt:variant>
      <vt:variant>
        <vt:i4>122</vt:i4>
      </vt:variant>
      <vt:variant>
        <vt:i4>0</vt:i4>
      </vt:variant>
      <vt:variant>
        <vt:i4>5</vt:i4>
      </vt:variant>
      <vt:variant>
        <vt:lpwstr/>
      </vt:variant>
      <vt:variant>
        <vt:lpwstr>_Toc286328515</vt:lpwstr>
      </vt:variant>
      <vt:variant>
        <vt:i4>1376307</vt:i4>
      </vt:variant>
      <vt:variant>
        <vt:i4>116</vt:i4>
      </vt:variant>
      <vt:variant>
        <vt:i4>0</vt:i4>
      </vt:variant>
      <vt:variant>
        <vt:i4>5</vt:i4>
      </vt:variant>
      <vt:variant>
        <vt:lpwstr/>
      </vt:variant>
      <vt:variant>
        <vt:lpwstr>_Toc286328514</vt:lpwstr>
      </vt:variant>
      <vt:variant>
        <vt:i4>1376307</vt:i4>
      </vt:variant>
      <vt:variant>
        <vt:i4>110</vt:i4>
      </vt:variant>
      <vt:variant>
        <vt:i4>0</vt:i4>
      </vt:variant>
      <vt:variant>
        <vt:i4>5</vt:i4>
      </vt:variant>
      <vt:variant>
        <vt:lpwstr/>
      </vt:variant>
      <vt:variant>
        <vt:lpwstr>_Toc286328513</vt:lpwstr>
      </vt:variant>
      <vt:variant>
        <vt:i4>1376307</vt:i4>
      </vt:variant>
      <vt:variant>
        <vt:i4>104</vt:i4>
      </vt:variant>
      <vt:variant>
        <vt:i4>0</vt:i4>
      </vt:variant>
      <vt:variant>
        <vt:i4>5</vt:i4>
      </vt:variant>
      <vt:variant>
        <vt:lpwstr/>
      </vt:variant>
      <vt:variant>
        <vt:lpwstr>_Toc286328512</vt:lpwstr>
      </vt:variant>
      <vt:variant>
        <vt:i4>1376307</vt:i4>
      </vt:variant>
      <vt:variant>
        <vt:i4>98</vt:i4>
      </vt:variant>
      <vt:variant>
        <vt:i4>0</vt:i4>
      </vt:variant>
      <vt:variant>
        <vt:i4>5</vt:i4>
      </vt:variant>
      <vt:variant>
        <vt:lpwstr/>
      </vt:variant>
      <vt:variant>
        <vt:lpwstr>_Toc286328511</vt:lpwstr>
      </vt:variant>
      <vt:variant>
        <vt:i4>1376307</vt:i4>
      </vt:variant>
      <vt:variant>
        <vt:i4>92</vt:i4>
      </vt:variant>
      <vt:variant>
        <vt:i4>0</vt:i4>
      </vt:variant>
      <vt:variant>
        <vt:i4>5</vt:i4>
      </vt:variant>
      <vt:variant>
        <vt:lpwstr/>
      </vt:variant>
      <vt:variant>
        <vt:lpwstr>_Toc286328510</vt:lpwstr>
      </vt:variant>
      <vt:variant>
        <vt:i4>1310771</vt:i4>
      </vt:variant>
      <vt:variant>
        <vt:i4>86</vt:i4>
      </vt:variant>
      <vt:variant>
        <vt:i4>0</vt:i4>
      </vt:variant>
      <vt:variant>
        <vt:i4>5</vt:i4>
      </vt:variant>
      <vt:variant>
        <vt:lpwstr/>
      </vt:variant>
      <vt:variant>
        <vt:lpwstr>_Toc286328509</vt:lpwstr>
      </vt:variant>
      <vt:variant>
        <vt:i4>1310771</vt:i4>
      </vt:variant>
      <vt:variant>
        <vt:i4>80</vt:i4>
      </vt:variant>
      <vt:variant>
        <vt:i4>0</vt:i4>
      </vt:variant>
      <vt:variant>
        <vt:i4>5</vt:i4>
      </vt:variant>
      <vt:variant>
        <vt:lpwstr/>
      </vt:variant>
      <vt:variant>
        <vt:lpwstr>_Toc286328508</vt:lpwstr>
      </vt:variant>
      <vt:variant>
        <vt:i4>1310771</vt:i4>
      </vt:variant>
      <vt:variant>
        <vt:i4>74</vt:i4>
      </vt:variant>
      <vt:variant>
        <vt:i4>0</vt:i4>
      </vt:variant>
      <vt:variant>
        <vt:i4>5</vt:i4>
      </vt:variant>
      <vt:variant>
        <vt:lpwstr/>
      </vt:variant>
      <vt:variant>
        <vt:lpwstr>_Toc286328507</vt:lpwstr>
      </vt:variant>
      <vt:variant>
        <vt:i4>1310771</vt:i4>
      </vt:variant>
      <vt:variant>
        <vt:i4>68</vt:i4>
      </vt:variant>
      <vt:variant>
        <vt:i4>0</vt:i4>
      </vt:variant>
      <vt:variant>
        <vt:i4>5</vt:i4>
      </vt:variant>
      <vt:variant>
        <vt:lpwstr/>
      </vt:variant>
      <vt:variant>
        <vt:lpwstr>_Toc286328506</vt:lpwstr>
      </vt:variant>
      <vt:variant>
        <vt:i4>1310771</vt:i4>
      </vt:variant>
      <vt:variant>
        <vt:i4>62</vt:i4>
      </vt:variant>
      <vt:variant>
        <vt:i4>0</vt:i4>
      </vt:variant>
      <vt:variant>
        <vt:i4>5</vt:i4>
      </vt:variant>
      <vt:variant>
        <vt:lpwstr/>
      </vt:variant>
      <vt:variant>
        <vt:lpwstr>_Toc286328505</vt:lpwstr>
      </vt:variant>
      <vt:variant>
        <vt:i4>1310771</vt:i4>
      </vt:variant>
      <vt:variant>
        <vt:i4>56</vt:i4>
      </vt:variant>
      <vt:variant>
        <vt:i4>0</vt:i4>
      </vt:variant>
      <vt:variant>
        <vt:i4>5</vt:i4>
      </vt:variant>
      <vt:variant>
        <vt:lpwstr/>
      </vt:variant>
      <vt:variant>
        <vt:lpwstr>_Toc286328504</vt:lpwstr>
      </vt:variant>
      <vt:variant>
        <vt:i4>1310771</vt:i4>
      </vt:variant>
      <vt:variant>
        <vt:i4>50</vt:i4>
      </vt:variant>
      <vt:variant>
        <vt:i4>0</vt:i4>
      </vt:variant>
      <vt:variant>
        <vt:i4>5</vt:i4>
      </vt:variant>
      <vt:variant>
        <vt:lpwstr/>
      </vt:variant>
      <vt:variant>
        <vt:lpwstr>_Toc286328503</vt:lpwstr>
      </vt:variant>
      <vt:variant>
        <vt:i4>1310771</vt:i4>
      </vt:variant>
      <vt:variant>
        <vt:i4>44</vt:i4>
      </vt:variant>
      <vt:variant>
        <vt:i4>0</vt:i4>
      </vt:variant>
      <vt:variant>
        <vt:i4>5</vt:i4>
      </vt:variant>
      <vt:variant>
        <vt:lpwstr/>
      </vt:variant>
      <vt:variant>
        <vt:lpwstr>_Toc286328502</vt:lpwstr>
      </vt:variant>
      <vt:variant>
        <vt:i4>1310771</vt:i4>
      </vt:variant>
      <vt:variant>
        <vt:i4>38</vt:i4>
      </vt:variant>
      <vt:variant>
        <vt:i4>0</vt:i4>
      </vt:variant>
      <vt:variant>
        <vt:i4>5</vt:i4>
      </vt:variant>
      <vt:variant>
        <vt:lpwstr/>
      </vt:variant>
      <vt:variant>
        <vt:lpwstr>_Toc286328501</vt:lpwstr>
      </vt:variant>
      <vt:variant>
        <vt:i4>1310771</vt:i4>
      </vt:variant>
      <vt:variant>
        <vt:i4>32</vt:i4>
      </vt:variant>
      <vt:variant>
        <vt:i4>0</vt:i4>
      </vt:variant>
      <vt:variant>
        <vt:i4>5</vt:i4>
      </vt:variant>
      <vt:variant>
        <vt:lpwstr/>
      </vt:variant>
      <vt:variant>
        <vt:lpwstr>_Toc286328500</vt:lpwstr>
      </vt:variant>
      <vt:variant>
        <vt:i4>1900594</vt:i4>
      </vt:variant>
      <vt:variant>
        <vt:i4>26</vt:i4>
      </vt:variant>
      <vt:variant>
        <vt:i4>0</vt:i4>
      </vt:variant>
      <vt:variant>
        <vt:i4>5</vt:i4>
      </vt:variant>
      <vt:variant>
        <vt:lpwstr/>
      </vt:variant>
      <vt:variant>
        <vt:lpwstr>_Toc286328499</vt:lpwstr>
      </vt:variant>
      <vt:variant>
        <vt:i4>1900594</vt:i4>
      </vt:variant>
      <vt:variant>
        <vt:i4>20</vt:i4>
      </vt:variant>
      <vt:variant>
        <vt:i4>0</vt:i4>
      </vt:variant>
      <vt:variant>
        <vt:i4>5</vt:i4>
      </vt:variant>
      <vt:variant>
        <vt:lpwstr/>
      </vt:variant>
      <vt:variant>
        <vt:lpwstr>_Toc286328498</vt:lpwstr>
      </vt:variant>
      <vt:variant>
        <vt:i4>1900594</vt:i4>
      </vt:variant>
      <vt:variant>
        <vt:i4>14</vt:i4>
      </vt:variant>
      <vt:variant>
        <vt:i4>0</vt:i4>
      </vt:variant>
      <vt:variant>
        <vt:i4>5</vt:i4>
      </vt:variant>
      <vt:variant>
        <vt:lpwstr/>
      </vt:variant>
      <vt:variant>
        <vt:lpwstr>_Toc286328497</vt:lpwstr>
      </vt:variant>
      <vt:variant>
        <vt:i4>1900594</vt:i4>
      </vt:variant>
      <vt:variant>
        <vt:i4>8</vt:i4>
      </vt:variant>
      <vt:variant>
        <vt:i4>0</vt:i4>
      </vt:variant>
      <vt:variant>
        <vt:i4>5</vt:i4>
      </vt:variant>
      <vt:variant>
        <vt:lpwstr/>
      </vt:variant>
      <vt:variant>
        <vt:lpwstr>_Toc286328496</vt:lpwstr>
      </vt:variant>
      <vt:variant>
        <vt:i4>1900594</vt:i4>
      </vt:variant>
      <vt:variant>
        <vt:i4>2</vt:i4>
      </vt:variant>
      <vt:variant>
        <vt:i4>0</vt:i4>
      </vt:variant>
      <vt:variant>
        <vt:i4>5</vt:i4>
      </vt:variant>
      <vt:variant>
        <vt:lpwstr/>
      </vt:variant>
      <vt:variant>
        <vt:lpwstr>_Toc286328495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STM32 CodeAndPlay Firmware Specification rev0.3</dc:title>
  <dc:creator>MCD Application Team</dc:creator>
  <cp:lastModifiedBy>Patrice LE FLOCH</cp:lastModifiedBy>
  <cp:revision>34</cp:revision>
  <cp:lastPrinted>2013-12-18T16:46:00Z</cp:lastPrinted>
  <dcterms:created xsi:type="dcterms:W3CDTF">2014-03-19T13:11:00Z</dcterms:created>
  <dcterms:modified xsi:type="dcterms:W3CDTF">2014-05-07T12:47:00Z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0x0101008A98423170284BEEB635F43C3CF4E98B000E46A29D0600BC418222CF268AF47B6C</vt:lpwstr>
  </property>
  <property fmtid="{D5CDD505-2E9C-101B-9397-08002B2CF9AE}" pid="3" name="TemplateUrl">
    <vt:lpwstr/>
  </property>
  <property fmtid="{D5CDD505-2E9C-101B-9397-08002B2CF9AE}" pid="4" name="Order">
    <vt:r8>700</vt:r8>
  </property>
  <property fmtid="{D5CDD505-2E9C-101B-9397-08002B2CF9AE}" pid="5" name="xd_ProgID">
    <vt:lpwstr/>
  </property>
  <property fmtid="{D5CDD505-2E9C-101B-9397-08002B2CF9AE}" pid="6" name="_CopySource">
    <vt:lpwstr/>
  </property>
  <property fmtid="{D5CDD505-2E9C-101B-9397-08002B2CF9AE}" pid="7" name="xd_Signature">
    <vt:bool>false</vt:bool>
  </property>
</Properties>
</file>